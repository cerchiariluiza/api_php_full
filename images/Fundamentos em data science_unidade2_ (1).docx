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27779" w14:textId="77777777" w:rsidR="00BC3952" w:rsidRPr="00A45FBD" w:rsidRDefault="00BC3952" w:rsidP="005E28B3">
      <w:pPr>
        <w:pStyle w:val="NoSpacing"/>
        <w:spacing w:before="0" w:beforeAutospacing="0" w:after="0" w:afterAutospacing="0"/>
        <w:jc w:val="left"/>
        <w:rPr>
          <w:rFonts w:cs="Arial"/>
          <w:szCs w:val="22"/>
        </w:rPr>
      </w:pPr>
    </w:p>
    <w:p w14:paraId="791E258F" w14:textId="77777777" w:rsidR="00BC3952" w:rsidRPr="00A45FBD" w:rsidRDefault="00BC3952" w:rsidP="00A45FBD">
      <w:pPr>
        <w:pStyle w:val="NoSpacing"/>
        <w:spacing w:before="0" w:beforeAutospacing="0" w:after="0" w:afterAutospacing="0"/>
        <w:rPr>
          <w:rFonts w:cs="Arial"/>
          <w:szCs w:val="22"/>
        </w:rPr>
      </w:pPr>
    </w:p>
    <w:p w14:paraId="1493DF87" w14:textId="77777777" w:rsidR="00BC3952" w:rsidRPr="00A45FBD" w:rsidRDefault="00BC3952" w:rsidP="00A45FBD">
      <w:pPr>
        <w:pStyle w:val="NoSpacing"/>
        <w:spacing w:before="0" w:beforeAutospacing="0" w:after="0" w:afterAutospacing="0"/>
        <w:rPr>
          <w:rFonts w:cs="Arial"/>
          <w:szCs w:val="22"/>
        </w:rPr>
      </w:pPr>
    </w:p>
    <w:p w14:paraId="07F30C32" w14:textId="77777777" w:rsidR="00BC3952" w:rsidRPr="00A45FBD" w:rsidRDefault="00BC3952" w:rsidP="00A45FBD">
      <w:pPr>
        <w:pStyle w:val="NoSpacing"/>
        <w:spacing w:before="0" w:beforeAutospacing="0" w:after="0" w:afterAutospacing="0"/>
        <w:rPr>
          <w:rFonts w:cs="Arial"/>
          <w:szCs w:val="22"/>
        </w:rPr>
      </w:pPr>
    </w:p>
    <w:p w14:paraId="12279EF4" w14:textId="77777777" w:rsidR="004E2FD5" w:rsidRPr="00A45FBD" w:rsidRDefault="004E2FD5" w:rsidP="00A45FBD">
      <w:pPr>
        <w:spacing w:line="360" w:lineRule="auto"/>
        <w:rPr>
          <w:rFonts w:cs="Arial"/>
          <w:b/>
          <w:color w:val="000000" w:themeColor="text1"/>
          <w:szCs w:val="22"/>
        </w:rPr>
      </w:pPr>
    </w:p>
    <w:p w14:paraId="1509A061" w14:textId="77777777" w:rsidR="002C484A" w:rsidRPr="00A45FBD" w:rsidRDefault="002C484A" w:rsidP="00A45FBD">
      <w:pPr>
        <w:spacing w:line="360" w:lineRule="auto"/>
        <w:rPr>
          <w:rFonts w:cs="Arial"/>
          <w:b/>
          <w:color w:val="000000" w:themeColor="text1"/>
          <w:szCs w:val="22"/>
        </w:rPr>
      </w:pPr>
    </w:p>
    <w:p w14:paraId="2D5A6362" w14:textId="77777777" w:rsidR="004E2FD5" w:rsidRPr="00A45FBD" w:rsidRDefault="004E2FD5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7FA37EA4" w14:textId="77777777" w:rsidR="003D60AD" w:rsidRPr="00A45FBD" w:rsidRDefault="003D60AD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3E3E43D4" w14:textId="77777777" w:rsidR="003D60AD" w:rsidRPr="00A45FBD" w:rsidRDefault="003D60AD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75BCE55E" w14:textId="77777777" w:rsidR="003D60AD" w:rsidRPr="00A45FBD" w:rsidRDefault="003D60AD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6AB840AE" w14:textId="77777777" w:rsidR="003D60AD" w:rsidRPr="00A45FBD" w:rsidRDefault="003D60AD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39964507" w14:textId="77777777" w:rsidR="00BC3952" w:rsidRPr="00A45FBD" w:rsidRDefault="00BC3952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54E2F402" w14:textId="77777777" w:rsidR="00BC3952" w:rsidRPr="00A45FBD" w:rsidRDefault="00BC3952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21B7E218" w14:textId="77777777" w:rsidR="00BC3952" w:rsidRPr="00A45FBD" w:rsidRDefault="00BC3952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266985BE" w14:textId="77777777" w:rsidR="009635F8" w:rsidRPr="00A45FBD" w:rsidRDefault="009635F8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393C8764" w14:textId="77777777" w:rsidR="009635F8" w:rsidRPr="00A45FBD" w:rsidRDefault="009635F8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6222D819" w14:textId="77777777" w:rsidR="00A7476E" w:rsidRPr="00A45FBD" w:rsidRDefault="006513CB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  <w:r w:rsidRPr="00A45FBD">
        <w:rPr>
          <w:rFonts w:cs="Arial"/>
          <w:b/>
          <w:color w:val="000000" w:themeColor="text1"/>
          <w:szCs w:val="22"/>
        </w:rPr>
        <w:t xml:space="preserve">TEMPLATE: </w:t>
      </w:r>
      <w:r w:rsidR="003D60AD" w:rsidRPr="00A45FBD">
        <w:rPr>
          <w:rFonts w:cs="Arial"/>
          <w:b/>
          <w:color w:val="000000" w:themeColor="text1"/>
          <w:szCs w:val="22"/>
        </w:rPr>
        <w:t>LIVRO-TEXTO</w:t>
      </w:r>
      <w:r w:rsidR="009635F8" w:rsidRPr="00A45FBD">
        <w:rPr>
          <w:rFonts w:cs="Arial"/>
          <w:b/>
          <w:color w:val="000000" w:themeColor="text1"/>
          <w:szCs w:val="22"/>
        </w:rPr>
        <w:t xml:space="preserve"> </w:t>
      </w:r>
    </w:p>
    <w:p w14:paraId="6DC92FF0" w14:textId="77777777" w:rsidR="009635F8" w:rsidRPr="00A45FBD" w:rsidRDefault="009635F8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5A4109DD" w14:textId="77777777" w:rsidR="002D1869" w:rsidRPr="00A45FBD" w:rsidRDefault="002D1869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0C2450E9" w14:textId="77777777" w:rsidR="00A7476E" w:rsidRPr="00A45FBD" w:rsidRDefault="00A7476E" w:rsidP="00A45FBD">
      <w:pPr>
        <w:spacing w:line="360" w:lineRule="auto"/>
        <w:jc w:val="center"/>
        <w:rPr>
          <w:rFonts w:cs="Arial"/>
          <w:b/>
          <w:color w:val="000000" w:themeColor="text1"/>
          <w:szCs w:val="22"/>
        </w:rPr>
      </w:pPr>
    </w:p>
    <w:p w14:paraId="6840A427" w14:textId="77777777" w:rsidR="00AF21F4" w:rsidRPr="00A45FBD" w:rsidRDefault="00BC3952" w:rsidP="00A45FBD">
      <w:pPr>
        <w:spacing w:line="360" w:lineRule="auto"/>
        <w:rPr>
          <w:rFonts w:cs="Arial"/>
          <w:caps/>
          <w:color w:val="000000"/>
          <w:szCs w:val="22"/>
        </w:rPr>
      </w:pPr>
      <w:r w:rsidRPr="00A45FBD">
        <w:rPr>
          <w:rFonts w:cs="Arial"/>
          <w:caps/>
          <w:color w:val="000000"/>
          <w:szCs w:val="22"/>
        </w:rPr>
        <w:br w:type="page"/>
      </w:r>
    </w:p>
    <w:p w14:paraId="12E65E23" w14:textId="77777777" w:rsidR="006B54D0" w:rsidRPr="00A45FBD" w:rsidRDefault="006B54D0" w:rsidP="00A45FBD">
      <w:pPr>
        <w:spacing w:line="360" w:lineRule="auto"/>
        <w:rPr>
          <w:rFonts w:cs="Arial"/>
          <w:caps/>
          <w:color w:val="000000"/>
          <w:szCs w:val="22"/>
        </w:rPr>
        <w:sectPr w:rsidR="006B54D0" w:rsidRPr="00A45FBD" w:rsidSect="00BC3952">
          <w:footerReference w:type="default" r:id="rId8"/>
          <w:headerReference w:type="firs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86491BD" w14:textId="581CCB9A" w:rsidR="009254C4" w:rsidRPr="00A45FBD" w:rsidRDefault="009254C4" w:rsidP="00A45FBD">
      <w:pPr>
        <w:spacing w:line="360" w:lineRule="auto"/>
        <w:rPr>
          <w:rFonts w:cs="Arial"/>
          <w:bCs/>
          <w:szCs w:val="22"/>
        </w:rPr>
      </w:pPr>
      <w:bookmarkStart w:id="0" w:name="_Toc497299581"/>
      <w:bookmarkStart w:id="1" w:name="_Toc497300745"/>
      <w:bookmarkStart w:id="2" w:name="_Toc497301126"/>
      <w:bookmarkStart w:id="3" w:name="_Toc497301529"/>
      <w:bookmarkStart w:id="4" w:name="_Toc497312764"/>
      <w:bookmarkStart w:id="5" w:name="_Toc497313275"/>
      <w:bookmarkEnd w:id="0"/>
      <w:bookmarkEnd w:id="1"/>
      <w:bookmarkEnd w:id="2"/>
      <w:bookmarkEnd w:id="3"/>
      <w:bookmarkEnd w:id="4"/>
      <w:bookmarkEnd w:id="5"/>
      <w:r w:rsidRPr="00A45FBD">
        <w:rPr>
          <w:rFonts w:cs="Arial"/>
          <w:b/>
          <w:szCs w:val="22"/>
        </w:rPr>
        <w:lastRenderedPageBreak/>
        <w:t>Unidade I</w:t>
      </w:r>
      <w:r w:rsidR="009508F5" w:rsidRPr="00A45FBD">
        <w:rPr>
          <w:rFonts w:cs="Arial"/>
          <w:szCs w:val="22"/>
        </w:rPr>
        <w:t>.</w:t>
      </w:r>
      <w:r w:rsidRPr="00A45FBD">
        <w:rPr>
          <w:rFonts w:cs="Arial"/>
          <w:szCs w:val="22"/>
        </w:rPr>
        <w:t xml:space="preserve"> </w:t>
      </w:r>
    </w:p>
    <w:p w14:paraId="2537F094" w14:textId="77777777" w:rsidR="00CB0433" w:rsidRPr="00A45FBD" w:rsidRDefault="00CB0433" w:rsidP="00A45FBD">
      <w:pPr>
        <w:spacing w:line="360" w:lineRule="auto"/>
        <w:jc w:val="right"/>
        <w:rPr>
          <w:rFonts w:cs="Arial"/>
          <w:bCs/>
          <w:szCs w:val="22"/>
        </w:rPr>
      </w:pPr>
    </w:p>
    <w:p w14:paraId="6E152D56" w14:textId="77777777" w:rsidR="000F5127" w:rsidRPr="00A45FBD" w:rsidRDefault="00B552C6" w:rsidP="00A45FBD">
      <w:pPr>
        <w:spacing w:line="360" w:lineRule="auto"/>
        <w:jc w:val="right"/>
        <w:rPr>
          <w:rFonts w:cs="Arial"/>
          <w:bCs/>
          <w:szCs w:val="22"/>
        </w:rPr>
      </w:pPr>
      <w:r w:rsidRPr="00A45FBD">
        <w:rPr>
          <w:rFonts w:cs="Arial"/>
          <w:bCs/>
          <w:szCs w:val="22"/>
        </w:rPr>
        <w:t>Ana Luiza Cerchiari de Andrade</w:t>
      </w:r>
    </w:p>
    <w:p w14:paraId="3D7938B3" w14:textId="77777777" w:rsidR="00E9167E" w:rsidRPr="00A45FBD" w:rsidRDefault="00E9167E" w:rsidP="00A45FBD">
      <w:pPr>
        <w:spacing w:line="360" w:lineRule="auto"/>
        <w:jc w:val="right"/>
        <w:rPr>
          <w:rFonts w:cs="Arial"/>
          <w:bCs/>
          <w:szCs w:val="22"/>
        </w:rPr>
      </w:pPr>
    </w:p>
    <w:p w14:paraId="6E80F9A0" w14:textId="77777777" w:rsidR="00A910C9" w:rsidRPr="00A45FBD" w:rsidRDefault="00F82B86" w:rsidP="00A45FBD">
      <w:pPr>
        <w:pStyle w:val="Heading3"/>
        <w:numPr>
          <w:ilvl w:val="0"/>
          <w:numId w:val="0"/>
        </w:numPr>
        <w:spacing w:before="0"/>
        <w:ind w:left="709"/>
        <w:rPr>
          <w:rFonts w:cs="Arial"/>
          <w:szCs w:val="22"/>
        </w:rPr>
      </w:pPr>
      <w:bookmarkStart w:id="6" w:name="_Toc497313277"/>
      <w:bookmarkStart w:id="7" w:name="_Toc536211332"/>
      <w:r w:rsidRPr="00A45FBD">
        <w:rPr>
          <w:rFonts w:cs="Arial"/>
          <w:szCs w:val="22"/>
        </w:rPr>
        <w:t>Objetivos da</w:t>
      </w:r>
      <w:r w:rsidR="009D6078" w:rsidRPr="00A45FBD">
        <w:rPr>
          <w:rFonts w:cs="Arial"/>
          <w:szCs w:val="22"/>
        </w:rPr>
        <w:t xml:space="preserve"> </w:t>
      </w:r>
      <w:bookmarkEnd w:id="6"/>
      <w:r w:rsidRPr="00A45FBD">
        <w:rPr>
          <w:rFonts w:cs="Arial"/>
          <w:szCs w:val="22"/>
        </w:rPr>
        <w:t>unidade</w:t>
      </w:r>
      <w:bookmarkEnd w:id="7"/>
    </w:p>
    <w:p w14:paraId="1B8E4AC2" w14:textId="6D92D6F9" w:rsidR="00B552C6" w:rsidRPr="004C2F8A" w:rsidRDefault="00FB1D4E" w:rsidP="003D3F6F">
      <w:pPr>
        <w:pStyle w:val="ListParagraph"/>
        <w:numPr>
          <w:ilvl w:val="0"/>
          <w:numId w:val="5"/>
        </w:numPr>
        <w:ind w:left="993" w:hanging="284"/>
        <w:rPr>
          <w:rFonts w:cs="Arial"/>
          <w:bCs/>
          <w:szCs w:val="22"/>
          <w:highlight w:val="yellow"/>
        </w:rPr>
      </w:pPr>
      <w:r>
        <w:rPr>
          <w:rFonts w:cs="Arial"/>
          <w:bCs/>
          <w:szCs w:val="22"/>
          <w:highlight w:val="yellow"/>
        </w:rPr>
        <w:t>Entender o que é regressão</w:t>
      </w:r>
    </w:p>
    <w:p w14:paraId="7BC088FF" w14:textId="2CD1D67B" w:rsidR="00B50F1F" w:rsidRPr="004C2F8A" w:rsidRDefault="00FB1D4E" w:rsidP="003D3F6F">
      <w:pPr>
        <w:pStyle w:val="ListParagraph"/>
        <w:numPr>
          <w:ilvl w:val="0"/>
          <w:numId w:val="5"/>
        </w:numPr>
        <w:ind w:left="993" w:hanging="284"/>
        <w:rPr>
          <w:rFonts w:cs="Arial"/>
          <w:bCs/>
          <w:szCs w:val="22"/>
          <w:highlight w:val="yellow"/>
        </w:rPr>
      </w:pPr>
      <w:r>
        <w:rPr>
          <w:rFonts w:cs="Arial"/>
          <w:bCs/>
          <w:szCs w:val="22"/>
          <w:highlight w:val="yellow"/>
        </w:rPr>
        <w:t>Entender o que é sobreajuste</w:t>
      </w:r>
    </w:p>
    <w:p w14:paraId="53427219" w14:textId="6E5C3CA0" w:rsidR="00B50F1F" w:rsidRPr="004C2F8A" w:rsidRDefault="00FB1D4E" w:rsidP="003D3F6F">
      <w:pPr>
        <w:pStyle w:val="ListParagraph"/>
        <w:numPr>
          <w:ilvl w:val="0"/>
          <w:numId w:val="5"/>
        </w:numPr>
        <w:ind w:left="993" w:hanging="284"/>
        <w:rPr>
          <w:rFonts w:cs="Arial"/>
          <w:bCs/>
          <w:szCs w:val="22"/>
          <w:highlight w:val="yellow"/>
        </w:rPr>
      </w:pPr>
      <w:r>
        <w:rPr>
          <w:rFonts w:cs="Arial"/>
          <w:bCs/>
          <w:szCs w:val="22"/>
          <w:highlight w:val="yellow"/>
        </w:rPr>
        <w:t>Como lidar com sobreajuste</w:t>
      </w:r>
    </w:p>
    <w:p w14:paraId="0CA8FB47" w14:textId="799CAE8D" w:rsidR="00B50F1F" w:rsidRPr="004C2F8A" w:rsidRDefault="00FB1D4E" w:rsidP="003D3F6F">
      <w:pPr>
        <w:pStyle w:val="ListParagraph"/>
        <w:numPr>
          <w:ilvl w:val="0"/>
          <w:numId w:val="5"/>
        </w:numPr>
        <w:ind w:left="993" w:hanging="284"/>
        <w:rPr>
          <w:rFonts w:cs="Arial"/>
          <w:bCs/>
          <w:szCs w:val="22"/>
          <w:highlight w:val="yellow"/>
        </w:rPr>
      </w:pPr>
      <w:r>
        <w:rPr>
          <w:rFonts w:cs="Arial"/>
          <w:bCs/>
          <w:szCs w:val="22"/>
          <w:highlight w:val="yellow"/>
        </w:rPr>
        <w:t>Conhecer linguagem Python e Matplotlib</w:t>
      </w:r>
    </w:p>
    <w:p w14:paraId="7BCCF156" w14:textId="1E4E329D" w:rsidR="00B50F1F" w:rsidRPr="004C2F8A" w:rsidRDefault="00FB1D4E" w:rsidP="003D3F6F">
      <w:pPr>
        <w:pStyle w:val="ListParagraph"/>
        <w:numPr>
          <w:ilvl w:val="0"/>
          <w:numId w:val="5"/>
        </w:numPr>
        <w:ind w:left="993" w:hanging="284"/>
        <w:rPr>
          <w:rFonts w:cs="Arial"/>
          <w:bCs/>
          <w:szCs w:val="22"/>
          <w:highlight w:val="yellow"/>
        </w:rPr>
      </w:pPr>
      <w:r>
        <w:rPr>
          <w:rFonts w:cs="Arial"/>
          <w:bCs/>
          <w:szCs w:val="22"/>
          <w:highlight w:val="yellow"/>
        </w:rPr>
        <w:t xml:space="preserve">Compreender clusterização aplicada em similaridades </w:t>
      </w:r>
    </w:p>
    <w:p w14:paraId="5A619FDA" w14:textId="12B54E53" w:rsidR="00B50F1F" w:rsidRDefault="00846EDF" w:rsidP="003D3F6F">
      <w:pPr>
        <w:pStyle w:val="ListParagraph"/>
        <w:numPr>
          <w:ilvl w:val="0"/>
          <w:numId w:val="5"/>
        </w:numPr>
        <w:ind w:left="993" w:hanging="284"/>
        <w:rPr>
          <w:rFonts w:cs="Arial"/>
          <w:bCs/>
          <w:szCs w:val="22"/>
          <w:highlight w:val="yellow"/>
        </w:rPr>
      </w:pPr>
      <w:r>
        <w:rPr>
          <w:rFonts w:cs="Arial"/>
          <w:bCs/>
          <w:szCs w:val="22"/>
          <w:highlight w:val="yellow"/>
        </w:rPr>
        <w:t>Aprender a usar o K-NN</w:t>
      </w:r>
    </w:p>
    <w:p w14:paraId="508A8B4F" w14:textId="4DDBE1CD" w:rsidR="00846EDF" w:rsidRPr="004C2F8A" w:rsidRDefault="00846EDF" w:rsidP="003D3F6F">
      <w:pPr>
        <w:pStyle w:val="ListParagraph"/>
        <w:numPr>
          <w:ilvl w:val="0"/>
          <w:numId w:val="5"/>
        </w:numPr>
        <w:ind w:left="993" w:hanging="284"/>
        <w:rPr>
          <w:rFonts w:cs="Arial"/>
          <w:bCs/>
          <w:szCs w:val="22"/>
          <w:highlight w:val="yellow"/>
        </w:rPr>
      </w:pPr>
      <w:r>
        <w:rPr>
          <w:rFonts w:cs="Arial"/>
          <w:bCs/>
          <w:szCs w:val="22"/>
          <w:highlight w:val="yellow"/>
        </w:rPr>
        <w:t>Conhecer Matriz de Confusão</w:t>
      </w:r>
    </w:p>
    <w:p w14:paraId="3CD6C327" w14:textId="77777777" w:rsidR="00CB0433" w:rsidRPr="00A45FBD" w:rsidRDefault="00CB0433" w:rsidP="00A45FBD">
      <w:pPr>
        <w:spacing w:line="360" w:lineRule="auto"/>
        <w:rPr>
          <w:rFonts w:cs="Arial"/>
        </w:rPr>
      </w:pPr>
    </w:p>
    <w:p w14:paraId="16097E5F" w14:textId="7375B7B0" w:rsidR="009D6078" w:rsidRDefault="009D6078" w:rsidP="00A45FBD">
      <w:pPr>
        <w:pStyle w:val="Heading3"/>
        <w:numPr>
          <w:ilvl w:val="0"/>
          <w:numId w:val="0"/>
        </w:numPr>
        <w:spacing w:before="0"/>
        <w:ind w:left="709"/>
        <w:rPr>
          <w:rFonts w:cs="Arial"/>
          <w:szCs w:val="22"/>
        </w:rPr>
      </w:pPr>
      <w:bookmarkStart w:id="8" w:name="_Toc497313278"/>
      <w:bookmarkStart w:id="9" w:name="_Toc536211333"/>
      <w:r w:rsidRPr="00A45FBD">
        <w:rPr>
          <w:rFonts w:cs="Arial"/>
          <w:szCs w:val="22"/>
        </w:rPr>
        <w:t xml:space="preserve">Tópicos </w:t>
      </w:r>
      <w:r w:rsidR="002B5202" w:rsidRPr="00A45FBD">
        <w:rPr>
          <w:rFonts w:cs="Arial"/>
          <w:szCs w:val="22"/>
        </w:rPr>
        <w:t>de</w:t>
      </w:r>
      <w:r w:rsidRPr="00A45FBD">
        <w:rPr>
          <w:rFonts w:cs="Arial"/>
          <w:szCs w:val="22"/>
        </w:rPr>
        <w:t xml:space="preserve"> estudo</w:t>
      </w:r>
      <w:bookmarkEnd w:id="8"/>
      <w:bookmarkEnd w:id="9"/>
      <w:r w:rsidR="009254C4" w:rsidRPr="00A45FBD">
        <w:rPr>
          <w:rFonts w:cs="Arial"/>
          <w:szCs w:val="22"/>
        </w:rPr>
        <w:t xml:space="preserve"> </w:t>
      </w:r>
    </w:p>
    <w:p w14:paraId="72BFC12C" w14:textId="51DDA4DC" w:rsidR="00FB1D4E" w:rsidRDefault="00FB1D4E" w:rsidP="003D3F6F">
      <w:pPr>
        <w:pStyle w:val="ListParagraph"/>
        <w:numPr>
          <w:ilvl w:val="0"/>
          <w:numId w:val="14"/>
        </w:numPr>
      </w:pPr>
      <w:r>
        <w:t>Ajustando um modelo de dados</w:t>
      </w:r>
      <w:r>
        <w:tab/>
      </w:r>
    </w:p>
    <w:p w14:paraId="4162BC28" w14:textId="3EBB34B1" w:rsidR="00FB1D4E" w:rsidRDefault="00FB1D4E" w:rsidP="003D3F6F">
      <w:pPr>
        <w:pStyle w:val="ListParagraph"/>
        <w:numPr>
          <w:ilvl w:val="1"/>
          <w:numId w:val="14"/>
        </w:numPr>
      </w:pPr>
      <w:r>
        <w:t>Regressão Linear</w:t>
      </w:r>
      <w:r>
        <w:tab/>
      </w:r>
    </w:p>
    <w:p w14:paraId="03D91816" w14:textId="2EE150CE" w:rsidR="00FB1D4E" w:rsidRDefault="00FB1D4E" w:rsidP="003D3F6F">
      <w:pPr>
        <w:pStyle w:val="ListParagraph"/>
        <w:numPr>
          <w:ilvl w:val="1"/>
          <w:numId w:val="14"/>
        </w:numPr>
      </w:pPr>
      <w:r>
        <w:t>Regressão Logística</w:t>
      </w:r>
      <w:r>
        <w:tab/>
      </w:r>
    </w:p>
    <w:p w14:paraId="3A7DB765" w14:textId="7D4B6EB8" w:rsidR="00FB1D4E" w:rsidRDefault="00FB1D4E" w:rsidP="003D3F6F">
      <w:pPr>
        <w:pStyle w:val="ListParagraph"/>
        <w:numPr>
          <w:ilvl w:val="0"/>
          <w:numId w:val="14"/>
        </w:numPr>
      </w:pPr>
      <w:r>
        <w:t>O que é sobreajuste?</w:t>
      </w:r>
      <w:r w:rsidR="00846EDF">
        <w:t xml:space="preserve"> Como evitar o sobre ajuste.</w:t>
      </w:r>
    </w:p>
    <w:p w14:paraId="03F16866" w14:textId="08EF0D35" w:rsidR="00FB1D4E" w:rsidRDefault="00FB1D4E" w:rsidP="003D3F6F">
      <w:pPr>
        <w:pStyle w:val="ListParagraph"/>
        <w:numPr>
          <w:ilvl w:val="1"/>
          <w:numId w:val="14"/>
        </w:numPr>
      </w:pPr>
      <w:r>
        <w:t>C</w:t>
      </w:r>
      <w:r>
        <w:t>ausas do sobreajuste</w:t>
      </w:r>
      <w:r>
        <w:tab/>
      </w:r>
    </w:p>
    <w:p w14:paraId="5F3EC833" w14:textId="0E86E927" w:rsidR="00FB1D4E" w:rsidRDefault="00FB1D4E" w:rsidP="003D3F6F">
      <w:pPr>
        <w:pStyle w:val="ListParagraph"/>
        <w:numPr>
          <w:ilvl w:val="1"/>
          <w:numId w:val="14"/>
        </w:numPr>
      </w:pPr>
      <w:r>
        <w:t>Soluções para evitar sobreajuste</w:t>
      </w:r>
      <w:r>
        <w:tab/>
      </w:r>
    </w:p>
    <w:p w14:paraId="069340BF" w14:textId="1D49A5C4" w:rsidR="00FB1D4E" w:rsidRDefault="00FB1D4E" w:rsidP="003D3F6F">
      <w:pPr>
        <w:pStyle w:val="ListParagraph"/>
        <w:numPr>
          <w:ilvl w:val="0"/>
          <w:numId w:val="14"/>
        </w:numPr>
      </w:pPr>
      <w:r>
        <w:t>Similaridades, vizinho e agrupamento</w:t>
      </w:r>
      <w:r>
        <w:tab/>
      </w:r>
    </w:p>
    <w:p w14:paraId="5A27884C" w14:textId="3E805C23" w:rsidR="00FB1D4E" w:rsidRDefault="00FB1D4E" w:rsidP="003D3F6F">
      <w:pPr>
        <w:pStyle w:val="ListParagraph"/>
        <w:numPr>
          <w:ilvl w:val="1"/>
          <w:numId w:val="14"/>
        </w:numPr>
      </w:pPr>
      <w:r>
        <w:t>Introdução a python</w:t>
      </w:r>
      <w:r>
        <w:tab/>
      </w:r>
    </w:p>
    <w:p w14:paraId="39A4AC31" w14:textId="77BC21B2" w:rsidR="00FB1D4E" w:rsidRDefault="00FB1D4E" w:rsidP="003D3F6F">
      <w:pPr>
        <w:pStyle w:val="ListParagraph"/>
        <w:numPr>
          <w:ilvl w:val="1"/>
          <w:numId w:val="14"/>
        </w:numPr>
      </w:pPr>
      <w:r>
        <w:t>Visualizar gráficos com plot</w:t>
      </w:r>
      <w:r>
        <w:tab/>
      </w:r>
    </w:p>
    <w:p w14:paraId="7D6EB2CE" w14:textId="0765ACCB" w:rsidR="00FB1D4E" w:rsidRDefault="00FB1D4E" w:rsidP="003D3F6F">
      <w:pPr>
        <w:pStyle w:val="ListParagraph"/>
        <w:numPr>
          <w:ilvl w:val="1"/>
          <w:numId w:val="14"/>
        </w:numPr>
      </w:pPr>
      <w:r>
        <w:t>Vizinhos e similaridade: Classificação.</w:t>
      </w:r>
    </w:p>
    <w:p w14:paraId="1ACE9554" w14:textId="62A2966D" w:rsidR="00FB1D4E" w:rsidRDefault="00FB1D4E" w:rsidP="003D3F6F">
      <w:pPr>
        <w:pStyle w:val="ListParagraph"/>
        <w:numPr>
          <w:ilvl w:val="1"/>
          <w:numId w:val="14"/>
        </w:numPr>
      </w:pPr>
      <w:r>
        <w:t>Agrupamentos e similaridades: Clusterização</w:t>
      </w:r>
      <w:r>
        <w:tab/>
      </w:r>
    </w:p>
    <w:p w14:paraId="0243812D" w14:textId="59E77AD6" w:rsidR="00FB1D4E" w:rsidRDefault="00FB1D4E" w:rsidP="003D3F6F">
      <w:pPr>
        <w:pStyle w:val="ListParagraph"/>
        <w:numPr>
          <w:ilvl w:val="0"/>
          <w:numId w:val="14"/>
        </w:numPr>
      </w:pPr>
      <w:r>
        <w:tab/>
        <w:t>Pensamento analítico de decisão</w:t>
      </w:r>
      <w:r>
        <w:tab/>
      </w:r>
    </w:p>
    <w:p w14:paraId="7B26FE75" w14:textId="11A55E0F" w:rsidR="00FB1D4E" w:rsidRDefault="00FB1D4E" w:rsidP="003D3F6F">
      <w:pPr>
        <w:pStyle w:val="ListParagraph"/>
        <w:numPr>
          <w:ilvl w:val="1"/>
          <w:numId w:val="14"/>
        </w:numPr>
      </w:pPr>
      <w:r>
        <w:t>Matriz de Confusão</w:t>
      </w:r>
      <w:r>
        <w:tab/>
      </w:r>
    </w:p>
    <w:p w14:paraId="24A32B78" w14:textId="77777777" w:rsidR="00FB1D4E" w:rsidRDefault="00FB1D4E" w:rsidP="003D3F6F">
      <w:pPr>
        <w:pStyle w:val="ListParagraph"/>
        <w:numPr>
          <w:ilvl w:val="1"/>
          <w:numId w:val="14"/>
        </w:numPr>
      </w:pPr>
      <w:proofErr w:type="gramStart"/>
      <w:r>
        <w:t>Sensibilidade  e</w:t>
      </w:r>
      <w:proofErr w:type="gramEnd"/>
      <w:r>
        <w:t xml:space="preserve"> especificidade</w:t>
      </w:r>
    </w:p>
    <w:p w14:paraId="6D077D4E" w14:textId="4924FBC7" w:rsidR="0035679E" w:rsidRPr="00A45FBD" w:rsidDel="007C676E" w:rsidRDefault="0035679E" w:rsidP="003D3F6F">
      <w:pPr>
        <w:pStyle w:val="ListParagraph"/>
        <w:numPr>
          <w:ilvl w:val="1"/>
          <w:numId w:val="6"/>
        </w:numPr>
        <w:ind w:left="2154"/>
        <w:rPr>
          <w:del w:id="10" w:author="Luiza email pessoal" w:date="2019-01-14T16:04:00Z"/>
          <w:rFonts w:cs="Arial"/>
          <w:bCs/>
          <w:szCs w:val="22"/>
        </w:rPr>
      </w:pPr>
      <w:del w:id="11" w:author="Luiza email pessoal" w:date="2019-01-14T16:04:00Z">
        <w:r w:rsidRPr="00A45FBD" w:rsidDel="007C676E">
          <w:rPr>
            <w:rFonts w:cs="Arial"/>
            <w:bCs/>
            <w:szCs w:val="22"/>
          </w:rPr>
          <w:delText>Inteligência computacional</w:delText>
        </w:r>
      </w:del>
    </w:p>
    <w:p w14:paraId="535F0FDF" w14:textId="52076B3E" w:rsidR="0035679E" w:rsidRPr="00A45FBD" w:rsidDel="007C676E" w:rsidRDefault="0035679E" w:rsidP="003D3F6F">
      <w:pPr>
        <w:pStyle w:val="ListParagraph"/>
        <w:numPr>
          <w:ilvl w:val="1"/>
          <w:numId w:val="6"/>
        </w:numPr>
        <w:ind w:left="2154"/>
        <w:rPr>
          <w:del w:id="12" w:author="Luiza email pessoal" w:date="2019-01-14T16:04:00Z"/>
          <w:rFonts w:cs="Arial"/>
          <w:bCs/>
          <w:szCs w:val="22"/>
        </w:rPr>
      </w:pPr>
      <w:del w:id="13" w:author="Luiza email pessoal" w:date="2019-01-14T16:04:00Z">
        <w:r w:rsidRPr="00A45FBD" w:rsidDel="007C676E">
          <w:rPr>
            <w:rFonts w:cs="Arial"/>
            <w:bCs/>
            <w:szCs w:val="22"/>
          </w:rPr>
          <w:delText xml:space="preserve">Conceito de conjunto de dados ou </w:delText>
        </w:r>
        <w:r w:rsidRPr="00A45FBD" w:rsidDel="007C676E">
          <w:rPr>
            <w:rFonts w:cs="Arial"/>
            <w:bCs/>
            <w:i/>
            <w:szCs w:val="22"/>
          </w:rPr>
          <w:delText>dataset</w:delText>
        </w:r>
      </w:del>
    </w:p>
    <w:p w14:paraId="00F0C5A4" w14:textId="7455412D" w:rsidR="0035679E" w:rsidRPr="00A45FBD" w:rsidDel="007C676E" w:rsidRDefault="0035679E" w:rsidP="003D3F6F">
      <w:pPr>
        <w:pStyle w:val="ListParagraph"/>
        <w:numPr>
          <w:ilvl w:val="1"/>
          <w:numId w:val="6"/>
        </w:numPr>
        <w:ind w:left="2154"/>
        <w:rPr>
          <w:del w:id="14" w:author="Luiza email pessoal" w:date="2019-01-14T16:04:00Z"/>
          <w:rFonts w:cs="Arial"/>
          <w:bCs/>
          <w:szCs w:val="22"/>
        </w:rPr>
      </w:pPr>
      <w:del w:id="15" w:author="Luiza email pessoal" w:date="2019-01-14T16:04:00Z">
        <w:r w:rsidRPr="00A45FBD" w:rsidDel="007C676E">
          <w:rPr>
            <w:rFonts w:cs="Arial"/>
            <w:bCs/>
            <w:szCs w:val="22"/>
          </w:rPr>
          <w:delText>Tipos e escalas de dados</w:delText>
        </w:r>
      </w:del>
    </w:p>
    <w:p w14:paraId="2FDAE013" w14:textId="51D42363" w:rsidR="0035679E" w:rsidRPr="00A45FBD" w:rsidDel="007C676E" w:rsidRDefault="0035679E" w:rsidP="003D3F6F">
      <w:pPr>
        <w:pStyle w:val="ListParagraph"/>
        <w:numPr>
          <w:ilvl w:val="1"/>
          <w:numId w:val="6"/>
        </w:numPr>
        <w:ind w:left="2154"/>
        <w:rPr>
          <w:del w:id="16" w:author="Luiza email pessoal" w:date="2019-01-14T16:04:00Z"/>
          <w:rFonts w:cs="Arial"/>
          <w:bCs/>
          <w:i/>
          <w:szCs w:val="22"/>
        </w:rPr>
      </w:pPr>
      <w:del w:id="17" w:author="Luiza email pessoal" w:date="2019-01-14T16:04:00Z">
        <w:r w:rsidRPr="00A45FBD" w:rsidDel="007C676E">
          <w:rPr>
            <w:rFonts w:cs="Arial"/>
            <w:bCs/>
            <w:szCs w:val="22"/>
          </w:rPr>
          <w:delText>Tipos de aprendiza</w:delText>
        </w:r>
        <w:r w:rsidR="009508F5" w:rsidRPr="00A45FBD" w:rsidDel="007C676E">
          <w:rPr>
            <w:rFonts w:cs="Arial"/>
            <w:bCs/>
            <w:szCs w:val="22"/>
          </w:rPr>
          <w:delText xml:space="preserve">do e aplicação em </w:delText>
        </w:r>
        <w:r w:rsidR="009508F5" w:rsidRPr="00A45FBD" w:rsidDel="007C676E">
          <w:rPr>
            <w:rFonts w:cs="Arial"/>
            <w:bCs/>
            <w:i/>
            <w:szCs w:val="22"/>
          </w:rPr>
          <w:delText>Machine Learn</w:delText>
        </w:r>
        <w:r w:rsidRPr="00A45FBD" w:rsidDel="007C676E">
          <w:rPr>
            <w:rFonts w:cs="Arial"/>
            <w:bCs/>
            <w:szCs w:val="22"/>
          </w:rPr>
          <w:delText xml:space="preserve"> e </w:delText>
        </w:r>
        <w:r w:rsidRPr="00A45FBD" w:rsidDel="007C676E">
          <w:rPr>
            <w:rFonts w:cs="Arial"/>
            <w:bCs/>
            <w:i/>
            <w:szCs w:val="22"/>
          </w:rPr>
          <w:delText>Data Mining</w:delText>
        </w:r>
      </w:del>
    </w:p>
    <w:p w14:paraId="7AD2F4EB" w14:textId="1ACA9944" w:rsidR="0035679E" w:rsidRPr="00A45FBD" w:rsidDel="007C676E" w:rsidRDefault="0035679E" w:rsidP="003D3F6F">
      <w:pPr>
        <w:pStyle w:val="ListParagraph"/>
        <w:numPr>
          <w:ilvl w:val="0"/>
          <w:numId w:val="6"/>
        </w:numPr>
        <w:ind w:left="1434"/>
        <w:rPr>
          <w:del w:id="18" w:author="Luiza email pessoal" w:date="2019-01-14T16:04:00Z"/>
          <w:rFonts w:cs="Arial"/>
          <w:bCs/>
          <w:szCs w:val="22"/>
        </w:rPr>
      </w:pPr>
      <w:del w:id="19" w:author="Luiza email pessoal" w:date="2019-01-14T16:04:00Z">
        <w:r w:rsidRPr="00A45FBD" w:rsidDel="007C676E">
          <w:rPr>
            <w:rFonts w:cs="Arial"/>
            <w:bCs/>
            <w:szCs w:val="22"/>
          </w:rPr>
          <w:delText xml:space="preserve">Ferramentas práticas em </w:delText>
        </w:r>
        <w:r w:rsidRPr="00A45FBD" w:rsidDel="007C676E">
          <w:rPr>
            <w:rFonts w:cs="Arial"/>
            <w:bCs/>
            <w:i/>
            <w:szCs w:val="22"/>
          </w:rPr>
          <w:delText>Data Mining</w:delText>
        </w:r>
        <w:r w:rsidRPr="00A45FBD" w:rsidDel="007C676E">
          <w:rPr>
            <w:rFonts w:cs="Arial"/>
            <w:bCs/>
            <w:szCs w:val="22"/>
          </w:rPr>
          <w:delText xml:space="preserve"> e </w:delText>
        </w:r>
        <w:r w:rsidR="00D8013F" w:rsidRPr="00A45FBD" w:rsidDel="007C676E">
          <w:rPr>
            <w:rFonts w:cs="Arial"/>
            <w:bCs/>
            <w:i/>
            <w:szCs w:val="22"/>
          </w:rPr>
          <w:delText>Data Science</w:delText>
        </w:r>
      </w:del>
    </w:p>
    <w:p w14:paraId="0A0AD3AC" w14:textId="1E90C55D" w:rsidR="0035679E" w:rsidRPr="00A45FBD" w:rsidDel="007C676E" w:rsidRDefault="0035679E" w:rsidP="003D3F6F">
      <w:pPr>
        <w:pStyle w:val="ListParagraph"/>
        <w:numPr>
          <w:ilvl w:val="1"/>
          <w:numId w:val="6"/>
        </w:numPr>
        <w:ind w:left="2154"/>
        <w:rPr>
          <w:del w:id="20" w:author="Luiza email pessoal" w:date="2019-01-14T16:04:00Z"/>
          <w:rFonts w:cs="Arial"/>
          <w:bCs/>
          <w:szCs w:val="22"/>
        </w:rPr>
      </w:pPr>
      <w:del w:id="21" w:author="Luiza email pessoal" w:date="2019-01-14T16:04:00Z">
        <w:r w:rsidRPr="00A45FBD" w:rsidDel="007C676E">
          <w:rPr>
            <w:rFonts w:cs="Arial"/>
            <w:bCs/>
            <w:szCs w:val="22"/>
          </w:rPr>
          <w:delText>Criação de um robô, captando interesse através de dados</w:delText>
        </w:r>
      </w:del>
    </w:p>
    <w:p w14:paraId="17F8FCC0" w14:textId="47BDE792" w:rsidR="003650D1" w:rsidRPr="00A45FBD" w:rsidDel="007C676E" w:rsidRDefault="00816B7C" w:rsidP="00A45FBD">
      <w:pPr>
        <w:pStyle w:val="ListParagraph"/>
        <w:rPr>
          <w:del w:id="22" w:author="Luiza email pessoal" w:date="2019-01-14T16:04:00Z"/>
          <w:rFonts w:cs="Arial"/>
          <w:bCs/>
          <w:szCs w:val="22"/>
        </w:rPr>
      </w:pPr>
      <w:del w:id="23" w:author="Luiza email pessoal" w:date="2019-01-14T16:04:00Z">
        <w:r w:rsidRPr="00A45FBD" w:rsidDel="007C676E">
          <w:rPr>
            <w:rFonts w:cs="Arial"/>
            <w:bCs/>
            <w:szCs w:val="22"/>
          </w:rPr>
          <w:delText>Compreendendo</w:delText>
        </w:r>
        <w:r w:rsidR="0035679E" w:rsidRPr="00A45FBD" w:rsidDel="007C676E">
          <w:rPr>
            <w:rFonts w:cs="Arial"/>
            <w:bCs/>
            <w:szCs w:val="22"/>
          </w:rPr>
          <w:delText xml:space="preserve"> </w:delText>
        </w:r>
        <w:r w:rsidR="00D87CCD" w:rsidRPr="00A45FBD" w:rsidDel="007C676E">
          <w:rPr>
            <w:rFonts w:cs="Arial"/>
            <w:bCs/>
            <w:i/>
            <w:szCs w:val="22"/>
          </w:rPr>
          <w:delText>Dataset</w:delText>
        </w:r>
        <w:r w:rsidR="0035679E" w:rsidRPr="00A45FBD" w:rsidDel="007C676E">
          <w:rPr>
            <w:rFonts w:cs="Arial"/>
            <w:bCs/>
            <w:szCs w:val="22"/>
          </w:rPr>
          <w:delText>s</w:delText>
        </w:r>
      </w:del>
    </w:p>
    <w:p w14:paraId="460511BD" w14:textId="77777777" w:rsidR="00E9167E" w:rsidRPr="00A45FBD" w:rsidRDefault="00E9167E" w:rsidP="00A45FBD">
      <w:pPr>
        <w:pStyle w:val="ListParagraph"/>
        <w:rPr>
          <w:rFonts w:cs="Arial"/>
        </w:rPr>
      </w:pPr>
    </w:p>
    <w:p w14:paraId="4277A5DA" w14:textId="064EC445" w:rsidR="005429C0" w:rsidRDefault="005429C0" w:rsidP="003D3F6F">
      <w:pPr>
        <w:pStyle w:val="Heading2"/>
        <w:numPr>
          <w:ilvl w:val="0"/>
          <w:numId w:val="7"/>
        </w:numPr>
      </w:pPr>
      <w:del w:id="24" w:author="Luiza email pessoal" w:date="2019-01-14T15:57:00Z">
        <w:r w:rsidRPr="00A45FBD" w:rsidDel="007C676E">
          <w:delText xml:space="preserve">Introdução em Fundamentos de </w:delText>
        </w:r>
        <w:r w:rsidRPr="00A45FBD" w:rsidDel="007C676E">
          <w:rPr>
            <w:i/>
          </w:rPr>
          <w:delText>Data Science</w:delText>
        </w:r>
      </w:del>
      <w:bookmarkStart w:id="25" w:name="_Toc536211334"/>
      <w:r>
        <w:t>Ajustando um modelo de dados</w:t>
      </w:r>
      <w:bookmarkEnd w:id="25"/>
    </w:p>
    <w:p w14:paraId="16CC44D7" w14:textId="78055ECE" w:rsidR="009A22D8" w:rsidRDefault="009A22D8" w:rsidP="009A22D8">
      <w:pPr>
        <w:jc w:val="both"/>
      </w:pPr>
      <w:r>
        <w:t>Este capítulo abordará o ajuste de dados com regressão linear, regressão logística e máquinas de vetores de suport</w:t>
      </w:r>
      <w:r w:rsidR="000C2483">
        <w:t>e</w:t>
      </w:r>
      <w:r w:rsidR="000D51AA">
        <w:t xml:space="preserve"> em um primeiro momento. Posteriormente, será ensinado tanto a linguagem Python¸ quanto suas bibliotecas, a saber:</w:t>
      </w:r>
      <w:r>
        <w:t xml:space="preserve"> NumPy, Pandas, Matplotlib</w:t>
      </w:r>
      <w:r w:rsidR="000D51AA">
        <w:t xml:space="preserve"> e </w:t>
      </w:r>
      <w:r>
        <w:t xml:space="preserve">Sklearn. </w:t>
      </w:r>
    </w:p>
    <w:p w14:paraId="50E34BE5" w14:textId="273C854D" w:rsidR="000D51AA" w:rsidRDefault="000D51AA" w:rsidP="003D3F6F">
      <w:pPr>
        <w:pStyle w:val="Heading3"/>
        <w:numPr>
          <w:ilvl w:val="1"/>
          <w:numId w:val="7"/>
        </w:numPr>
      </w:pPr>
      <w:bookmarkStart w:id="26" w:name="_Toc536211335"/>
      <w:r>
        <w:lastRenderedPageBreak/>
        <w:t>Regressão Linear</w:t>
      </w:r>
      <w:bookmarkEnd w:id="26"/>
    </w:p>
    <w:p w14:paraId="57D29C75" w14:textId="41B19B83" w:rsidR="000D51AA" w:rsidRDefault="000D51AA" w:rsidP="000D51AA">
      <w:r>
        <w:t xml:space="preserve">Para analisar dados </w:t>
      </w:r>
      <w:r w:rsidR="008B2C2D">
        <w:t xml:space="preserve">em regressão linear </w:t>
      </w:r>
      <w:r>
        <w:t xml:space="preserve">usaremos o programa Past. Mas antes disto é recomendável passar alguns conceitos. Observe que a Fig.1 existe uma base de dados (dataset) e um gráfico, onde o eixo x (horizontal) é a idade, e o eixo y (vertical) é a quantidade de internações. </w:t>
      </w:r>
    </w:p>
    <w:p w14:paraId="22DFF911" w14:textId="4D61C639" w:rsidR="008B2C2D" w:rsidRPr="008B2C2D" w:rsidRDefault="008B2C2D" w:rsidP="000D51AA">
      <w:pPr>
        <w:rPr>
          <w:sz w:val="18"/>
          <w:szCs w:val="18"/>
        </w:rPr>
      </w:pPr>
      <w:r w:rsidRPr="008B2C2D">
        <w:rPr>
          <w:b/>
          <w:sz w:val="18"/>
          <w:szCs w:val="18"/>
        </w:rPr>
        <w:t>Figura 1</w:t>
      </w:r>
      <w:r w:rsidRPr="008B2C2D">
        <w:rPr>
          <w:sz w:val="18"/>
          <w:szCs w:val="18"/>
        </w:rPr>
        <w:t>. Primeiro gráfico no programa PAST</w:t>
      </w:r>
    </w:p>
    <w:p w14:paraId="7B9D09D8" w14:textId="792A2A64" w:rsidR="000D51AA" w:rsidRDefault="008B2C2D" w:rsidP="000D51AA">
      <w:r>
        <w:rPr>
          <w:noProof/>
        </w:rPr>
        <w:drawing>
          <wp:inline distT="0" distB="0" distL="0" distR="0" wp14:anchorId="668A27A4" wp14:editId="79637FC9">
            <wp:extent cx="5391150" cy="3133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BED6B" w14:textId="61A93F94" w:rsidR="008B2C2D" w:rsidRDefault="008B2C2D" w:rsidP="000D51AA">
      <w:r>
        <w:t>Pode-se observar alguns dados, quanto mais próximo a idade adulta, menor é a quantidade de internações, além disso a inclinação (slope) da linha é descendente e sua quantidade é -0,36.  Quando o x é igual a 0, o ponto de inteceção é 14,776.</w:t>
      </w:r>
    </w:p>
    <w:p w14:paraId="34F8F758" w14:textId="463E6321" w:rsidR="008B2C2D" w:rsidRDefault="008B2C2D" w:rsidP="000D51AA">
      <w:r>
        <w:t>Assim temos alguns conceitos:</w:t>
      </w:r>
    </w:p>
    <w:p w14:paraId="626DCC1E" w14:textId="07EB0623" w:rsidR="008B2C2D" w:rsidRDefault="008B2C2D" w:rsidP="003D3F6F">
      <w:pPr>
        <w:pStyle w:val="ListParagraph"/>
        <w:numPr>
          <w:ilvl w:val="0"/>
          <w:numId w:val="9"/>
        </w:numPr>
      </w:pPr>
      <w:r w:rsidRPr="00770AA7">
        <w:rPr>
          <w:b/>
        </w:rPr>
        <w:t>Slope</w:t>
      </w:r>
      <w:r>
        <w:t xml:space="preserve"> = inclinação que pode ser ascendente (+) ou descendente (-).</w:t>
      </w:r>
    </w:p>
    <w:p w14:paraId="5E571C4B" w14:textId="1E71FAC2" w:rsidR="008B2C2D" w:rsidRDefault="008B2C2D" w:rsidP="003D3F6F">
      <w:pPr>
        <w:pStyle w:val="ListParagraph"/>
        <w:numPr>
          <w:ilvl w:val="0"/>
          <w:numId w:val="9"/>
        </w:numPr>
      </w:pPr>
      <w:r w:rsidRPr="00770AA7">
        <w:rPr>
          <w:b/>
        </w:rPr>
        <w:t xml:space="preserve">Intecept </w:t>
      </w:r>
      <w:r>
        <w:t xml:space="preserve">= interceção quanto </w:t>
      </w:r>
      <w:proofErr w:type="gramStart"/>
      <w:r>
        <w:t>x  for</w:t>
      </w:r>
      <w:proofErr w:type="gramEnd"/>
      <w:r>
        <w:t xml:space="preserve"> 0 (no exemplo y será 14,776 quando y for 0)</w:t>
      </w:r>
    </w:p>
    <w:p w14:paraId="15AD981B" w14:textId="2D2A9F62" w:rsidR="008B2C2D" w:rsidRDefault="008B2C2D" w:rsidP="008B2C2D"/>
    <w:p w14:paraId="57314A44" w14:textId="4E60A88C" w:rsidR="008B2C2D" w:rsidRDefault="008B2C2D" w:rsidP="008B2C2D">
      <w:r>
        <w:t xml:space="preserve">Para ter mais informações, baixe o programa conforme tutorial da Fig 2. </w:t>
      </w:r>
    </w:p>
    <w:p w14:paraId="6D2EF246" w14:textId="6C573735" w:rsidR="008B2C2D" w:rsidRPr="008B2C2D" w:rsidRDefault="008B2C2D" w:rsidP="008B2C2D">
      <w:pPr>
        <w:rPr>
          <w:sz w:val="18"/>
          <w:szCs w:val="18"/>
        </w:rPr>
      </w:pPr>
      <w:r w:rsidRPr="008B2C2D">
        <w:rPr>
          <w:b/>
          <w:sz w:val="18"/>
          <w:szCs w:val="18"/>
        </w:rPr>
        <w:t>Figura 2</w:t>
      </w:r>
      <w:r w:rsidRPr="008B2C2D">
        <w:rPr>
          <w:sz w:val="18"/>
          <w:szCs w:val="18"/>
        </w:rPr>
        <w:t>. Tutorial para baixar Past</w:t>
      </w:r>
    </w:p>
    <w:p w14:paraId="0E460B24" w14:textId="55A7D2D2" w:rsidR="008B2C2D" w:rsidRDefault="008B2C2D" w:rsidP="008B2C2D">
      <w:r>
        <w:rPr>
          <w:noProof/>
        </w:rPr>
        <w:lastRenderedPageBreak/>
        <w:drawing>
          <wp:inline distT="0" distB="0" distL="0" distR="0" wp14:anchorId="35FE2110" wp14:editId="5B796FE6">
            <wp:extent cx="5400040" cy="74574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A127" w14:textId="085F5BAF" w:rsidR="008B2C2D" w:rsidRDefault="008B2C2D" w:rsidP="008B2C2D">
      <w:r>
        <w:t xml:space="preserve">Agora será mostrado como gerar um gráfico </w:t>
      </w:r>
      <w:r w:rsidR="009457C9">
        <w:t>na Fig 3 e como</w:t>
      </w:r>
      <w:r>
        <w:t xml:space="preserve"> mostrar dados mais específicos na Figura </w:t>
      </w:r>
      <w:r w:rsidR="009457C9">
        <w:t>4</w:t>
      </w:r>
      <w:r>
        <w:t xml:space="preserve">. </w:t>
      </w:r>
    </w:p>
    <w:p w14:paraId="4D4CF575" w14:textId="6EEF00E5" w:rsidR="009457C9" w:rsidRPr="009457C9" w:rsidRDefault="009457C9" w:rsidP="008B2C2D">
      <w:pPr>
        <w:rPr>
          <w:sz w:val="18"/>
          <w:szCs w:val="18"/>
        </w:rPr>
      </w:pPr>
      <w:r w:rsidRPr="009457C9">
        <w:rPr>
          <w:b/>
          <w:sz w:val="18"/>
          <w:szCs w:val="18"/>
        </w:rPr>
        <w:t>Figura 3.</w:t>
      </w:r>
      <w:r w:rsidRPr="009457C9">
        <w:rPr>
          <w:sz w:val="18"/>
          <w:szCs w:val="18"/>
        </w:rPr>
        <w:t xml:space="preserve"> Como gerar gráficos no Past</w:t>
      </w:r>
    </w:p>
    <w:p w14:paraId="0112FF93" w14:textId="0FE6F40B" w:rsidR="000D51AA" w:rsidRDefault="009457C9" w:rsidP="009A22D8">
      <w:pPr>
        <w:jc w:val="both"/>
      </w:pPr>
      <w:r>
        <w:rPr>
          <w:noProof/>
        </w:rPr>
        <w:lastRenderedPageBreak/>
        <w:drawing>
          <wp:inline distT="0" distB="0" distL="0" distR="0" wp14:anchorId="36CA35E0" wp14:editId="131A6539">
            <wp:extent cx="5391150" cy="342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0621" w14:textId="5A4B973D" w:rsidR="009457C9" w:rsidRDefault="009457C9" w:rsidP="009457C9">
      <w:pPr>
        <w:rPr>
          <w:sz w:val="18"/>
          <w:szCs w:val="18"/>
        </w:rPr>
      </w:pPr>
      <w:r w:rsidRPr="009457C9">
        <w:rPr>
          <w:b/>
          <w:sz w:val="18"/>
          <w:szCs w:val="18"/>
        </w:rPr>
        <w:t xml:space="preserve">Figura </w:t>
      </w:r>
      <w:r>
        <w:rPr>
          <w:b/>
          <w:sz w:val="18"/>
          <w:szCs w:val="18"/>
        </w:rPr>
        <w:t>4</w:t>
      </w:r>
      <w:r w:rsidRPr="009457C9">
        <w:rPr>
          <w:b/>
          <w:sz w:val="18"/>
          <w:szCs w:val="18"/>
        </w:rPr>
        <w:t>.</w:t>
      </w:r>
      <w:r w:rsidRPr="009457C9">
        <w:rPr>
          <w:sz w:val="18"/>
          <w:szCs w:val="18"/>
        </w:rPr>
        <w:t xml:space="preserve"> Como </w:t>
      </w:r>
      <w:r>
        <w:rPr>
          <w:sz w:val="18"/>
          <w:szCs w:val="18"/>
        </w:rPr>
        <w:t>mostrar gráficos</w:t>
      </w:r>
      <w:r w:rsidR="00770AA7">
        <w:rPr>
          <w:sz w:val="18"/>
          <w:szCs w:val="18"/>
        </w:rPr>
        <w:t xml:space="preserve"> e</w:t>
      </w:r>
      <w:r>
        <w:rPr>
          <w:sz w:val="18"/>
          <w:szCs w:val="18"/>
        </w:rPr>
        <w:t xml:space="preserve"> dados </w:t>
      </w:r>
      <w:r w:rsidR="00770AA7">
        <w:rPr>
          <w:sz w:val="18"/>
          <w:szCs w:val="18"/>
        </w:rPr>
        <w:t>estatísticos</w:t>
      </w:r>
    </w:p>
    <w:p w14:paraId="20F5EB5C" w14:textId="46BFA762" w:rsidR="007804A0" w:rsidRDefault="007804A0" w:rsidP="009457C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22110B4" wp14:editId="14F2CCEB">
            <wp:extent cx="5025937" cy="1971304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12" cy="197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1B4D" w14:textId="7923C97A" w:rsidR="009457C9" w:rsidRPr="00770AA7" w:rsidRDefault="009457C9" w:rsidP="00507238">
      <w:pPr>
        <w:rPr>
          <w:rFonts w:cs="Arial"/>
          <w:szCs w:val="22"/>
        </w:rPr>
      </w:pPr>
      <w:r>
        <w:t xml:space="preserve">Sabendo que intececption é o valor de y, quando x for igual a 0, e Slope é a inclinação, temos alguns conceitos novos. </w:t>
      </w:r>
      <w:r w:rsidR="007804A0">
        <w:t xml:space="preserve">R </w:t>
      </w:r>
      <w:r w:rsidR="00893944">
        <w:t xml:space="preserve">é o quanto a idade </w:t>
      </w:r>
      <w:r w:rsidR="007804A0">
        <w:t>tem relação com</w:t>
      </w:r>
      <w:r w:rsidR="00893944">
        <w:t xml:space="preserve"> a internação, no exemplo acima a idade explica 0,9</w:t>
      </w:r>
      <w:r w:rsidR="007804A0">
        <w:t>8395</w:t>
      </w:r>
      <w:r w:rsidR="00893944">
        <w:t xml:space="preserve"> ou 9</w:t>
      </w:r>
      <w:r w:rsidR="007804A0">
        <w:t>8</w:t>
      </w:r>
      <w:r w:rsidR="00893944">
        <w:t xml:space="preserve">% a internação, ou seja, tem bastante relação entre idade e internação. Antes, no primeiro exemplo, na Figura 1, a relação de explicação era menor que </w:t>
      </w:r>
      <w:r w:rsidR="007804A0">
        <w:t>60</w:t>
      </w:r>
      <w:r w:rsidR="00893944">
        <w:t xml:space="preserve">%, embora não tenha sido demostrado, pode-se testar para </w:t>
      </w:r>
      <w:r w:rsidR="00893944" w:rsidRPr="00770AA7">
        <w:rPr>
          <w:rFonts w:cs="Arial"/>
          <w:szCs w:val="22"/>
        </w:rPr>
        <w:t xml:space="preserve">confirmar. </w:t>
      </w:r>
      <w:r w:rsidR="00770AA7" w:rsidRPr="00770AA7">
        <w:rPr>
          <w:rFonts w:cs="Arial"/>
          <w:szCs w:val="22"/>
        </w:rPr>
        <w:t xml:space="preserve"> Segue um breve resumo dos dados:</w:t>
      </w:r>
    </w:p>
    <w:p w14:paraId="7B8620FA" w14:textId="13640D5D" w:rsidR="00770AA7" w:rsidRPr="00770AA7" w:rsidRDefault="00770AA7" w:rsidP="003D3F6F">
      <w:pPr>
        <w:pStyle w:val="ListParagraph"/>
        <w:numPr>
          <w:ilvl w:val="0"/>
          <w:numId w:val="9"/>
        </w:numPr>
        <w:rPr>
          <w:rFonts w:cs="Arial"/>
          <w:szCs w:val="22"/>
        </w:rPr>
      </w:pPr>
      <w:r w:rsidRPr="00770AA7">
        <w:rPr>
          <w:rFonts w:cs="Arial"/>
          <w:b/>
          <w:szCs w:val="22"/>
        </w:rPr>
        <w:t>Slope (inclinação)</w:t>
      </w:r>
      <w:r w:rsidRPr="00770AA7">
        <w:rPr>
          <w:rFonts w:cs="Arial"/>
          <w:szCs w:val="22"/>
        </w:rPr>
        <w:t xml:space="preserve"> = - 0,59833</w:t>
      </w:r>
    </w:p>
    <w:p w14:paraId="63AC1705" w14:textId="5E17C4E4" w:rsidR="00770AA7" w:rsidRPr="00770AA7" w:rsidRDefault="00770AA7" w:rsidP="003D3F6F">
      <w:pPr>
        <w:pStyle w:val="ListParagraph"/>
        <w:numPr>
          <w:ilvl w:val="0"/>
          <w:numId w:val="9"/>
        </w:numPr>
        <w:rPr>
          <w:rFonts w:cs="Arial"/>
          <w:szCs w:val="22"/>
        </w:rPr>
      </w:pPr>
      <w:r w:rsidRPr="00770AA7">
        <w:rPr>
          <w:rFonts w:cs="Arial"/>
          <w:b/>
          <w:szCs w:val="22"/>
        </w:rPr>
        <w:t xml:space="preserve">Intecept (valor do y, quando x = </w:t>
      </w:r>
      <w:proofErr w:type="gramStart"/>
      <w:r w:rsidRPr="00770AA7">
        <w:rPr>
          <w:rFonts w:cs="Arial"/>
          <w:b/>
          <w:szCs w:val="22"/>
        </w:rPr>
        <w:t>0)</w:t>
      </w:r>
      <w:r w:rsidRPr="00770AA7">
        <w:rPr>
          <w:rFonts w:cs="Arial"/>
          <w:szCs w:val="22"/>
        </w:rPr>
        <w:t>=</w:t>
      </w:r>
      <w:proofErr w:type="gramEnd"/>
      <w:r w:rsidRPr="00770AA7">
        <w:rPr>
          <w:rFonts w:cs="Arial"/>
          <w:szCs w:val="22"/>
        </w:rPr>
        <w:t xml:space="preserve"> 19,528</w:t>
      </w:r>
    </w:p>
    <w:p w14:paraId="50E949AD" w14:textId="1B1BCEE0" w:rsidR="00770AA7" w:rsidRPr="00770AA7" w:rsidRDefault="0013738A" w:rsidP="003D3F6F">
      <w:pPr>
        <w:pStyle w:val="ListParagraph"/>
        <w:numPr>
          <w:ilvl w:val="0"/>
          <w:numId w:val="9"/>
        </w:numPr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R </w:t>
      </w:r>
      <w:r w:rsidR="00770AA7" w:rsidRPr="00770AA7">
        <w:rPr>
          <w:rFonts w:cs="Arial"/>
          <w:b/>
          <w:szCs w:val="22"/>
        </w:rPr>
        <w:t xml:space="preserve">(Nível de dependencia e confiança na relação idade x internação) = </w:t>
      </w:r>
      <w:r w:rsidR="007804A0">
        <w:rPr>
          <w:sz w:val="18"/>
          <w:szCs w:val="18"/>
        </w:rPr>
        <w:t>0,98395 ou 98%</w:t>
      </w:r>
    </w:p>
    <w:p w14:paraId="7F13A61B" w14:textId="6E48D9ED" w:rsidR="007804A0" w:rsidRDefault="007804A0" w:rsidP="007804A0">
      <w:pPr>
        <w:ind w:left="360"/>
      </w:pPr>
      <w:r w:rsidRPr="007804A0">
        <w:rPr>
          <w:b/>
        </w:rPr>
        <w:lastRenderedPageBreak/>
        <w:t xml:space="preserve">Poderia parar por aqui, mas caso não tenha </w:t>
      </w:r>
      <w:proofErr w:type="gramStart"/>
      <w:r w:rsidRPr="007804A0">
        <w:rPr>
          <w:b/>
        </w:rPr>
        <w:t>o  programa</w:t>
      </w:r>
      <w:proofErr w:type="gramEnd"/>
      <w:r w:rsidRPr="007804A0">
        <w:rPr>
          <w:b/>
        </w:rPr>
        <w:t>, pode-se utilizar a fórmula</w:t>
      </w:r>
      <w:r w:rsidRPr="007804A0">
        <w:t xml:space="preserve"> resolvida após a tabela 1. </w:t>
      </w:r>
    </w:p>
    <w:p w14:paraId="5FC7BA9E" w14:textId="26C5881D" w:rsidR="00770AA7" w:rsidRPr="007804A0" w:rsidRDefault="007804A0" w:rsidP="007804A0">
      <w:pPr>
        <w:ind w:left="360"/>
        <w:rPr>
          <w:sz w:val="18"/>
          <w:szCs w:val="18"/>
        </w:rPr>
      </w:pPr>
      <w:r w:rsidRPr="007804A0">
        <w:rPr>
          <w:b/>
          <w:sz w:val="18"/>
          <w:szCs w:val="18"/>
        </w:rPr>
        <w:t>Tabela 1</w:t>
      </w:r>
      <w:r w:rsidRPr="007804A0">
        <w:rPr>
          <w:sz w:val="18"/>
          <w:szCs w:val="18"/>
        </w:rPr>
        <w:t>. Somatórios das partes</w:t>
      </w:r>
    </w:p>
    <w:tbl>
      <w:tblPr>
        <w:tblW w:w="86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9"/>
        <w:gridCol w:w="1651"/>
        <w:gridCol w:w="1520"/>
        <w:gridCol w:w="1400"/>
        <w:gridCol w:w="1666"/>
        <w:gridCol w:w="1654"/>
      </w:tblGrid>
      <w:tr w:rsidR="007804A0" w:rsidRPr="007804A0" w14:paraId="44EA1596" w14:textId="77777777" w:rsidTr="007804A0">
        <w:trPr>
          <w:trHeight w:val="25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697121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625DA2E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sz w:val="20"/>
                <w:szCs w:val="20"/>
              </w:rPr>
              <w:t>Idades (x)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52FCC5D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sz w:val="20"/>
                <w:szCs w:val="20"/>
              </w:rPr>
              <w:t>Internação (y)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5BFC15B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sz w:val="20"/>
                <w:szCs w:val="20"/>
              </w:rPr>
              <w:t>x*y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869BB65" w14:textId="730D4714" w:rsidR="007804A0" w:rsidRPr="007804A0" w:rsidRDefault="00C72C7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B46C46B" w14:textId="7476AD15" w:rsidR="007804A0" w:rsidRPr="007804A0" w:rsidRDefault="00C72C7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  <w:tr w:rsidR="007804A0" w:rsidRPr="007804A0" w14:paraId="593DF26F" w14:textId="77777777" w:rsidTr="007804A0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4AF7BA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E8B69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30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2A1E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74BF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60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6B7E6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900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9DDC7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4</w:t>
            </w:r>
          </w:p>
        </w:tc>
      </w:tr>
      <w:tr w:rsidR="007804A0" w:rsidRPr="007804A0" w14:paraId="3F7675F7" w14:textId="77777777" w:rsidTr="007804A0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8A6FAE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B3A82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15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04DF7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BD42C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150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774DA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225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A9301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100</w:t>
            </w:r>
          </w:p>
        </w:tc>
      </w:tr>
      <w:tr w:rsidR="007804A0" w:rsidRPr="007804A0" w14:paraId="4CDC12BA" w14:textId="77777777" w:rsidTr="007804A0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984E16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7529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39790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A37EC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75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0C96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25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A4A4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225</w:t>
            </w:r>
          </w:p>
        </w:tc>
      </w:tr>
      <w:tr w:rsidR="007804A0" w:rsidRPr="007804A0" w14:paraId="2011596C" w14:textId="77777777" w:rsidTr="007804A0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C739AB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C35A1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23987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20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DA4A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40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3874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67F5F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sz w:val="20"/>
                <w:szCs w:val="20"/>
              </w:rPr>
            </w:pPr>
            <w:r w:rsidRPr="007804A0">
              <w:rPr>
                <w:rFonts w:cs="Arial"/>
                <w:sz w:val="20"/>
                <w:szCs w:val="20"/>
              </w:rPr>
              <w:t>400</w:t>
            </w:r>
          </w:p>
        </w:tc>
      </w:tr>
      <w:tr w:rsidR="007804A0" w:rsidRPr="007804A0" w14:paraId="5C568308" w14:textId="77777777" w:rsidTr="007804A0">
        <w:trPr>
          <w:trHeight w:val="25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04C17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sz w:val="20"/>
                <w:szCs w:val="20"/>
              </w:rPr>
              <w:t>Soma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EF9D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sz w:val="20"/>
                <w:szCs w:val="20"/>
              </w:rPr>
              <w:t xml:space="preserve"> (</w:t>
            </w:r>
            <w:r w:rsidRPr="007804A0">
              <w:rPr>
                <w:rFonts w:cs="Arial"/>
                <w:b/>
                <w:bCs/>
                <w:color w:val="00B050"/>
                <w:sz w:val="20"/>
                <w:szCs w:val="20"/>
              </w:rPr>
              <w:t>soma x</w:t>
            </w:r>
            <w:r w:rsidRPr="007804A0">
              <w:rPr>
                <w:rFonts w:cs="Arial"/>
                <w:b/>
                <w:bCs/>
                <w:sz w:val="20"/>
                <w:szCs w:val="20"/>
              </w:rPr>
              <w:t>) 52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2B08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sz w:val="20"/>
                <w:szCs w:val="20"/>
              </w:rPr>
              <w:t>(</w:t>
            </w:r>
            <w:r w:rsidRPr="007804A0">
              <w:rPr>
                <w:rFonts w:cs="Arial"/>
                <w:b/>
                <w:bCs/>
                <w:color w:val="00B050"/>
                <w:sz w:val="20"/>
                <w:szCs w:val="20"/>
              </w:rPr>
              <w:t>soma y</w:t>
            </w:r>
            <w:r w:rsidRPr="007804A0">
              <w:rPr>
                <w:rFonts w:cs="Arial"/>
                <w:b/>
                <w:bCs/>
                <w:sz w:val="20"/>
                <w:szCs w:val="20"/>
              </w:rPr>
              <w:t>) 47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B94F" w14:textId="77777777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color w:val="943634" w:themeColor="accent2" w:themeShade="BF"/>
                <w:sz w:val="20"/>
                <w:szCs w:val="20"/>
              </w:rPr>
              <w:t>(soma x*y)</w:t>
            </w:r>
            <w:r w:rsidRPr="007804A0">
              <w:rPr>
                <w:rFonts w:cs="Arial"/>
                <w:b/>
                <w:bCs/>
                <w:sz w:val="20"/>
                <w:szCs w:val="20"/>
              </w:rPr>
              <w:t>325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D8A7" w14:textId="1E88B566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sz w:val="20"/>
                <w:szCs w:val="20"/>
              </w:rPr>
              <w:t>(</w:t>
            </w:r>
            <w:r w:rsidRPr="007804A0">
              <w:rPr>
                <w:rFonts w:cs="Arial"/>
                <w:b/>
                <w:bCs/>
                <w:color w:val="0070C0"/>
                <w:sz w:val="20"/>
                <w:szCs w:val="20"/>
              </w:rPr>
              <w:t>soma</w:t>
            </w:r>
            <w:r w:rsidR="00DA32C4" w:rsidRPr="00DA32C4">
              <w:rPr>
                <w:rFonts w:cs="Arial"/>
                <w:b/>
                <w:bCs/>
                <w:color w:val="0070C0"/>
                <w:sz w:val="20"/>
                <w:szCs w:val="20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color w:val="0070C0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0070C0"/>
                      <w:sz w:val="20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0070C0"/>
                      <w:sz w:val="20"/>
                      <w:szCs w:val="20"/>
                    </w:rPr>
                    <m:t>2</m:t>
                  </m:r>
                </m:sup>
              </m:sSup>
            </m:oMath>
            <w:r w:rsidRPr="007804A0">
              <w:rPr>
                <w:rFonts w:cs="Arial"/>
                <w:b/>
                <w:bCs/>
                <w:color w:val="0070C0"/>
                <w:sz w:val="20"/>
                <w:szCs w:val="20"/>
              </w:rPr>
              <w:t xml:space="preserve"> </w:t>
            </w:r>
            <w:r w:rsidRPr="007804A0">
              <w:rPr>
                <w:rFonts w:cs="Arial"/>
                <w:b/>
                <w:bCs/>
                <w:sz w:val="20"/>
                <w:szCs w:val="20"/>
              </w:rPr>
              <w:t>)1154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470C" w14:textId="499215AE" w:rsidR="007804A0" w:rsidRPr="007804A0" w:rsidRDefault="007804A0" w:rsidP="007804A0">
            <w:pPr>
              <w:spacing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7804A0">
              <w:rPr>
                <w:rFonts w:cs="Arial"/>
                <w:b/>
                <w:bCs/>
                <w:sz w:val="20"/>
                <w:szCs w:val="20"/>
              </w:rPr>
              <w:t>(</w:t>
            </w:r>
            <w:r w:rsidRPr="007804A0">
              <w:rPr>
                <w:rFonts w:cs="Arial"/>
                <w:b/>
                <w:bCs/>
                <w:color w:val="0070C0"/>
                <w:sz w:val="20"/>
                <w:szCs w:val="20"/>
              </w:rPr>
              <w:t xml:space="preserve">soma </w:t>
            </w:r>
            <m:oMath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color w:val="0070C0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0070C0"/>
                      <w:sz w:val="20"/>
                      <w:szCs w:val="20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0070C0"/>
                      <w:sz w:val="20"/>
                      <w:szCs w:val="20"/>
                    </w:rPr>
                    <m:t>2</m:t>
                  </m:r>
                </m:sup>
              </m:sSup>
            </m:oMath>
            <w:r w:rsidRPr="007804A0">
              <w:rPr>
                <w:rFonts w:cs="Arial"/>
                <w:b/>
                <w:bCs/>
                <w:sz w:val="20"/>
                <w:szCs w:val="20"/>
              </w:rPr>
              <w:t>)729</w:t>
            </w:r>
          </w:p>
        </w:tc>
      </w:tr>
    </w:tbl>
    <w:p w14:paraId="063FFBEB" w14:textId="389A8DC4" w:rsidR="007804A0" w:rsidRDefault="007804A0" w:rsidP="009457C9">
      <w:pPr>
        <w:rPr>
          <w:sz w:val="18"/>
          <w:szCs w:val="18"/>
        </w:rPr>
      </w:pPr>
    </w:p>
    <w:p w14:paraId="1C3D6B87" w14:textId="19BA334F" w:rsidR="007804A0" w:rsidRDefault="007804A0" w:rsidP="009457C9">
      <w:pPr>
        <w:rPr>
          <w:sz w:val="18"/>
          <w:szCs w:val="18"/>
        </w:rPr>
      </w:pPr>
      <w:r>
        <w:rPr>
          <w:sz w:val="18"/>
          <w:szCs w:val="18"/>
        </w:rPr>
        <w:t xml:space="preserve">A tabela de </w:t>
      </w:r>
      <w:r w:rsidRPr="00DA32C4">
        <w:rPr>
          <w:color w:val="984806" w:themeColor="accent6" w:themeShade="80"/>
          <w:sz w:val="18"/>
          <w:szCs w:val="18"/>
        </w:rPr>
        <w:t>4</w:t>
      </w:r>
      <w:r>
        <w:rPr>
          <w:sz w:val="18"/>
          <w:szCs w:val="18"/>
        </w:rPr>
        <w:t xml:space="preserve"> linhas, logo n = </w:t>
      </w:r>
      <w:r w:rsidRPr="00DA32C4">
        <w:rPr>
          <w:color w:val="984806" w:themeColor="accent6" w:themeShade="80"/>
          <w:sz w:val="18"/>
          <w:szCs w:val="18"/>
        </w:rPr>
        <w:t>4</w:t>
      </w:r>
      <w:r>
        <w:rPr>
          <w:sz w:val="18"/>
          <w:szCs w:val="18"/>
        </w:rPr>
        <w:t>.</w:t>
      </w:r>
    </w:p>
    <w:p w14:paraId="643AEE7F" w14:textId="77777777" w:rsidR="00503725" w:rsidRPr="00503725" w:rsidRDefault="00BD5FF9" w:rsidP="009457C9">
      <w:pPr>
        <w:rPr>
          <w:sz w:val="28"/>
          <w:szCs w:val="28"/>
        </w:rPr>
      </w:pPr>
      <w:r w:rsidRPr="00503725">
        <w:rPr>
          <w:sz w:val="28"/>
          <w:szCs w:val="28"/>
        </w:rPr>
        <w:t xml:space="preserve">r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984806" w:themeColor="accent6" w:themeShade="80"/>
                <w:sz w:val="28"/>
                <w:szCs w:val="28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 xml:space="preserve">* </m:t>
            </m:r>
            <m:d>
              <m:dPr>
                <m:ctrlPr>
                  <w:rPr>
                    <w:rFonts w:ascii="Cambria Math" w:hAnsi="Cambria Math" w:cs="Arial"/>
                    <w:b/>
                    <w:bCs/>
                    <w:sz w:val="28"/>
                    <w:szCs w:val="28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943634" w:themeColor="accent2" w:themeShade="BF"/>
                    <w:sz w:val="28"/>
                    <w:szCs w:val="28"/>
                  </w:rPr>
                  <m:t>∑ x y</m:t>
                </m:r>
              </m:e>
            </m:d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)-(</m:t>
            </m:r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8"/>
                <w:szCs w:val="28"/>
              </w:rPr>
              <m:t>∑ x  ×  ∑ y</m:t>
            </m:r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(n × 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70C0"/>
                        <w:sz w:val="28"/>
                        <w:szCs w:val="28"/>
                      </w:rPr>
                      <m:t xml:space="preserve">∑ 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b/>
                            <w:bCs/>
                            <w:color w:val="0070C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70C0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70C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)-(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∑ x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color w:val="00B05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00B050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00B050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(n × 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70C0"/>
                        <w:sz w:val="28"/>
                        <w:szCs w:val="28"/>
                      </w:rPr>
                      <m:t xml:space="preserve">∑ 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b/>
                            <w:bCs/>
                            <w:color w:val="0070C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70C0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70C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)-(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∑ y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="00503725" w:rsidRPr="00503725">
        <w:rPr>
          <w:sz w:val="28"/>
          <w:szCs w:val="28"/>
        </w:rPr>
        <w:t xml:space="preserve"> logo </w:t>
      </w:r>
    </w:p>
    <w:p w14:paraId="308DFBB0" w14:textId="09F1B5F0" w:rsidR="007804A0" w:rsidRPr="00503725" w:rsidRDefault="00926B80" w:rsidP="009457C9">
      <w:pPr>
        <w:rPr>
          <w:sz w:val="28"/>
          <w:szCs w:val="28"/>
        </w:rPr>
      </w:pPr>
      <w:r w:rsidRPr="00503725">
        <w:rPr>
          <w:sz w:val="28"/>
          <w:szCs w:val="28"/>
        </w:rPr>
        <w:t>r</w:t>
      </w:r>
      <w:r w:rsidR="007804A0" w:rsidRPr="00503725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984806" w:themeColor="accent6" w:themeShade="80"/>
                <w:sz w:val="28"/>
                <w:szCs w:val="28"/>
              </w:rPr>
              <m:t>4</m:t>
            </m:r>
            <m:r>
              <w:rPr>
                <w:rFonts w:ascii="Cambria Math" w:hAnsi="Cambria Math"/>
                <w:sz w:val="28"/>
                <w:szCs w:val="28"/>
              </w:rPr>
              <m:t xml:space="preserve">* </m:t>
            </m:r>
            <m:d>
              <m:dPr>
                <m:ctrlPr>
                  <w:rPr>
                    <w:rFonts w:ascii="Cambria Math" w:hAnsi="Cambria Math" w:cs="Arial"/>
                    <w:b/>
                    <w:bCs/>
                    <w:sz w:val="28"/>
                    <w:szCs w:val="28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943634" w:themeColor="accent2" w:themeShade="BF"/>
                    <w:sz w:val="28"/>
                    <w:szCs w:val="28"/>
                  </w:rPr>
                  <m:t>soma x*y</m:t>
                </m:r>
              </m:e>
            </m:d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)-(</m:t>
            </m:r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8"/>
                <w:szCs w:val="28"/>
              </w:rPr>
              <m:t>soma x  ×  soma y</m:t>
            </m:r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(4 × 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70C0"/>
                        <w:sz w:val="28"/>
                        <w:szCs w:val="28"/>
                      </w:rPr>
                      <m:t xml:space="preserve">soma 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b/>
                            <w:bCs/>
                            <w:color w:val="0070C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70C0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70C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)-(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soma x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color w:val="00B05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00B050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00B050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(4 × 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70C0"/>
                        <w:sz w:val="28"/>
                        <w:szCs w:val="28"/>
                      </w:rPr>
                      <m:t xml:space="preserve">soma 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b/>
                            <w:bCs/>
                            <w:color w:val="0070C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70C0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70C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)-(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soma y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="00503725" w:rsidRPr="00503725">
        <w:rPr>
          <w:sz w:val="28"/>
          <w:szCs w:val="28"/>
        </w:rPr>
        <w:t xml:space="preserve"> logo</w:t>
      </w:r>
    </w:p>
    <w:p w14:paraId="79EB03AD" w14:textId="77777777" w:rsidR="00503725" w:rsidRPr="00503725" w:rsidRDefault="00926B80" w:rsidP="001F4F03">
      <w:pPr>
        <w:rPr>
          <w:sz w:val="28"/>
          <w:szCs w:val="28"/>
        </w:rPr>
      </w:pPr>
      <w:r w:rsidRPr="00503725">
        <w:rPr>
          <w:sz w:val="28"/>
          <w:szCs w:val="28"/>
        </w:rPr>
        <w:t xml:space="preserve">r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984806" w:themeColor="accent6" w:themeShade="80"/>
                <w:sz w:val="28"/>
                <w:szCs w:val="28"/>
              </w:rPr>
              <m:t>4</m:t>
            </m:r>
            <m:r>
              <w:rPr>
                <w:rFonts w:ascii="Cambria Math" w:hAnsi="Cambria Math"/>
                <w:sz w:val="28"/>
                <w:szCs w:val="28"/>
              </w:rPr>
              <m:t xml:space="preserve">* </m:t>
            </m:r>
            <m:d>
              <m:dPr>
                <m:ctrlPr>
                  <w:rPr>
                    <w:rFonts w:ascii="Cambria Math" w:hAnsi="Cambria Math" w:cs="Arial"/>
                    <w:b/>
                    <w:bCs/>
                    <w:sz w:val="28"/>
                    <w:szCs w:val="28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943634" w:themeColor="accent2" w:themeShade="BF"/>
                    <w:sz w:val="28"/>
                    <w:szCs w:val="28"/>
                  </w:rPr>
                  <m:t>325</m:t>
                </m:r>
              </m:e>
            </m:d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)-(</m:t>
            </m:r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8"/>
                <w:szCs w:val="28"/>
              </w:rPr>
              <m:t>52  × 47</m:t>
            </m:r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(4 × 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70C0"/>
                        <w:sz w:val="28"/>
                        <w:szCs w:val="28"/>
                      </w:rPr>
                      <m:t>1154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)-(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52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color w:val="00B05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00B050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(4 × 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70C0"/>
                        <w:sz w:val="28"/>
                        <w:szCs w:val="28"/>
                      </w:rPr>
                      <m:t>729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)-(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47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="00503725" w:rsidRPr="00503725">
        <w:rPr>
          <w:sz w:val="28"/>
          <w:szCs w:val="28"/>
        </w:rPr>
        <w:t xml:space="preserve"> logo </w:t>
      </w:r>
    </w:p>
    <w:p w14:paraId="2A76A18E" w14:textId="48DC5C3B" w:rsidR="001F4F03" w:rsidRPr="00503725" w:rsidRDefault="00503725" w:rsidP="001F4F03">
      <w:pPr>
        <w:rPr>
          <w:sz w:val="28"/>
          <w:szCs w:val="28"/>
        </w:rPr>
      </w:pPr>
      <w:r w:rsidRPr="00503725">
        <w:rPr>
          <w:sz w:val="28"/>
          <w:szCs w:val="28"/>
        </w:rPr>
        <w:t xml:space="preserve"> </w:t>
      </w:r>
      <w:r w:rsidR="001F4F03" w:rsidRPr="00503725">
        <w:rPr>
          <w:sz w:val="28"/>
          <w:szCs w:val="28"/>
        </w:rPr>
        <w:t xml:space="preserve">r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984806" w:themeColor="accent6" w:themeShade="80"/>
                <w:sz w:val="28"/>
                <w:szCs w:val="28"/>
              </w:rPr>
              <m:t>1300</m:t>
            </m:r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)-(</m:t>
            </m:r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8"/>
                <w:szCs w:val="28"/>
              </w:rPr>
              <m:t>2444</m:t>
            </m:r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(4 × 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70C0"/>
                        <w:sz w:val="28"/>
                        <w:szCs w:val="28"/>
                      </w:rPr>
                      <m:t>1154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)-(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2704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  <w:szCs w:val="28"/>
                  </w:rPr>
                  <m:t>)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(4 × 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b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70C0"/>
                        <w:sz w:val="28"/>
                        <w:szCs w:val="28"/>
                      </w:rPr>
                      <m:t>729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)-(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2209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  <w:szCs w:val="28"/>
                  </w:rPr>
                  <m:t>)</m:t>
                </m:r>
              </m:e>
            </m:rad>
          </m:den>
        </m:f>
      </m:oMath>
      <w:r w:rsidRPr="00503725">
        <w:rPr>
          <w:sz w:val="28"/>
          <w:szCs w:val="28"/>
        </w:rPr>
        <w:t xml:space="preserve"> logo</w:t>
      </w:r>
    </w:p>
    <w:p w14:paraId="40C21F26" w14:textId="0A70EFFF" w:rsidR="00BD3F5D" w:rsidRPr="00503725" w:rsidRDefault="00BD3F5D" w:rsidP="00BD3F5D">
      <w:pPr>
        <w:rPr>
          <w:sz w:val="28"/>
          <w:szCs w:val="28"/>
        </w:rPr>
      </w:pPr>
      <w:r w:rsidRPr="00503725">
        <w:rPr>
          <w:sz w:val="28"/>
          <w:szCs w:val="28"/>
        </w:rPr>
        <w:t xml:space="preserve">r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(</m:t>
            </m:r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-1144)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4616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- 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2704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  <w:szCs w:val="28"/>
                  </w:rPr>
                  <m:t>)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(2916)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8"/>
                  </w:rPr>
                  <m:t>-(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color w:val="00B050"/>
                    <w:sz w:val="28"/>
                    <w:szCs w:val="28"/>
                  </w:rPr>
                  <m:t>2209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  <w:szCs w:val="28"/>
                  </w:rPr>
                  <m:t>)</m:t>
                </m:r>
              </m:e>
            </m:rad>
          </m:den>
        </m:f>
      </m:oMath>
      <w:r w:rsidRPr="00503725">
        <w:rPr>
          <w:sz w:val="28"/>
          <w:szCs w:val="28"/>
        </w:rPr>
        <w:t xml:space="preserve">   logo  r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(</m:t>
            </m:r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-1144)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(1912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  <w:szCs w:val="28"/>
                  </w:rPr>
                  <m:t>)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(707</m:t>
                </m:r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  <w:szCs w:val="28"/>
                  </w:rPr>
                  <m:t>)</m:t>
                </m:r>
              </m:e>
            </m:rad>
          </m:den>
        </m:f>
      </m:oMath>
    </w:p>
    <w:p w14:paraId="10DA5FC5" w14:textId="7A2C9DD7" w:rsidR="00BD3F5D" w:rsidRPr="00503725" w:rsidRDefault="00BD3F5D" w:rsidP="00BD3F5D">
      <w:pPr>
        <w:rPr>
          <w:szCs w:val="18"/>
        </w:rPr>
      </w:pPr>
      <w:r w:rsidRPr="00503725">
        <w:rPr>
          <w:szCs w:val="18"/>
        </w:rPr>
        <w:t xml:space="preserve">r = </w:t>
      </w:r>
      <m:oMath>
        <m:f>
          <m:fPr>
            <m:ctrlPr>
              <w:rPr>
                <w:rFonts w:ascii="Cambria Math" w:hAnsi="Cambria Math"/>
                <w:i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4"/>
                <w:szCs w:val="20"/>
              </w:rPr>
              <m:t>(</m:t>
            </m:r>
            <m:r>
              <m:rPr>
                <m:sty m:val="b"/>
              </m:rPr>
              <w:rPr>
                <w:rFonts w:ascii="Cambria Math" w:hAnsi="Cambria Math" w:cs="Arial"/>
                <w:sz w:val="24"/>
                <w:szCs w:val="20"/>
              </w:rPr>
              <m:t>-1144)</m:t>
            </m:r>
          </m:num>
          <m:den>
            <m:r>
              <w:rPr>
                <w:rFonts w:ascii="Cambria Math" w:hAnsi="Cambria Math"/>
                <w:szCs w:val="18"/>
              </w:rPr>
              <m:t>43,73 ×26,59</m:t>
            </m:r>
          </m:den>
        </m:f>
      </m:oMath>
      <w:r w:rsidRPr="00503725">
        <w:rPr>
          <w:szCs w:val="18"/>
        </w:rPr>
        <w:t xml:space="preserve">     logo      r = </w:t>
      </w:r>
      <m:oMath>
        <m:f>
          <m:fPr>
            <m:ctrlPr>
              <w:rPr>
                <w:rFonts w:ascii="Cambria Math" w:hAnsi="Cambria Math"/>
                <w:i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4"/>
                <w:szCs w:val="20"/>
              </w:rPr>
              <m:t>(</m:t>
            </m:r>
            <m:r>
              <m:rPr>
                <m:sty m:val="b"/>
              </m:rPr>
              <w:rPr>
                <w:rFonts w:ascii="Cambria Math" w:hAnsi="Cambria Math" w:cs="Arial"/>
                <w:sz w:val="24"/>
                <w:szCs w:val="20"/>
              </w:rPr>
              <m:t>-1144)</m:t>
            </m:r>
          </m:num>
          <m:den>
            <m:r>
              <w:rPr>
                <w:rFonts w:ascii="Cambria Math" w:hAnsi="Cambria Math"/>
                <w:szCs w:val="18"/>
              </w:rPr>
              <m:t>1162,7808</m:t>
            </m:r>
          </m:den>
        </m:f>
        <m:r>
          <w:rPr>
            <w:rFonts w:ascii="Cambria Math" w:hAnsi="Cambria Math"/>
            <w:szCs w:val="18"/>
          </w:rPr>
          <m:t>=0,98384837</m:t>
        </m:r>
      </m:oMath>
    </w:p>
    <w:p w14:paraId="1CB03E2A" w14:textId="51B51688" w:rsidR="00A86645" w:rsidRDefault="00A86645" w:rsidP="00503725">
      <w:pPr>
        <w:jc w:val="both"/>
        <w:rPr>
          <w:szCs w:val="22"/>
        </w:rPr>
      </w:pPr>
      <w:r w:rsidRPr="00503725">
        <w:rPr>
          <w:szCs w:val="22"/>
        </w:rPr>
        <w:t>Para aplicar esta análise em negócios, poderia fazer uma análise de correlação de 5 itens</w:t>
      </w:r>
      <w:r w:rsidR="00BD5FF9" w:rsidRPr="00503725">
        <w:rPr>
          <w:szCs w:val="22"/>
        </w:rPr>
        <w:t xml:space="preserve">, por exemplo, ao avaliar número de produtos vendidos no eixo x, poderia avaliar como comparação preço, parcela e propaganda e analisar qual tem a maior correlação, tanto negativa quanto positiva, sabendo que quanto mais se aproxima de 100% ou de – 100% mais resposta trará, dependendo da análise de cada caso. </w:t>
      </w:r>
    </w:p>
    <w:p w14:paraId="2B2E2F5B" w14:textId="25DB88A2" w:rsidR="00503725" w:rsidRDefault="00503725" w:rsidP="00503725">
      <w:pPr>
        <w:jc w:val="both"/>
        <w:rPr>
          <w:szCs w:val="22"/>
        </w:rPr>
      </w:pPr>
    </w:p>
    <w:p w14:paraId="721568C5" w14:textId="3A613711" w:rsidR="00503725" w:rsidRDefault="00503725" w:rsidP="00503725">
      <w:pPr>
        <w:jc w:val="both"/>
        <w:rPr>
          <w:szCs w:val="22"/>
        </w:rPr>
      </w:pPr>
    </w:p>
    <w:p w14:paraId="3E8A576D" w14:textId="5C48B8AD" w:rsidR="00503725" w:rsidRDefault="00503725" w:rsidP="00503725">
      <w:pPr>
        <w:jc w:val="both"/>
        <w:rPr>
          <w:szCs w:val="22"/>
        </w:rPr>
      </w:pPr>
    </w:p>
    <w:p w14:paraId="6CE1BB02" w14:textId="2AD026BA" w:rsidR="00503725" w:rsidRDefault="00503725" w:rsidP="00503725">
      <w:pPr>
        <w:jc w:val="both"/>
        <w:rPr>
          <w:szCs w:val="22"/>
        </w:rPr>
      </w:pPr>
    </w:p>
    <w:p w14:paraId="0E6A6FBC" w14:textId="244D41AF" w:rsidR="00503725" w:rsidRDefault="00503725" w:rsidP="00503725">
      <w:pPr>
        <w:jc w:val="both"/>
        <w:rPr>
          <w:szCs w:val="22"/>
        </w:rPr>
      </w:pPr>
    </w:p>
    <w:p w14:paraId="42DDADDE" w14:textId="77777777" w:rsidR="00503725" w:rsidRPr="00503725" w:rsidRDefault="00503725" w:rsidP="00503725">
      <w:pPr>
        <w:jc w:val="both"/>
        <w:rPr>
          <w:szCs w:val="22"/>
        </w:rPr>
      </w:pPr>
    </w:p>
    <w:p w14:paraId="286331DB" w14:textId="35290E82" w:rsidR="008A1D47" w:rsidRDefault="008A1D47" w:rsidP="003D3F6F">
      <w:pPr>
        <w:pStyle w:val="Heading3"/>
        <w:numPr>
          <w:ilvl w:val="1"/>
          <w:numId w:val="7"/>
        </w:numPr>
      </w:pPr>
      <w:bookmarkStart w:id="27" w:name="_Toc536211336"/>
      <w:r>
        <w:t>Regressão Logística</w:t>
      </w:r>
      <w:bookmarkEnd w:id="27"/>
    </w:p>
    <w:p w14:paraId="057765F6" w14:textId="25B886BE" w:rsidR="00BD3F5D" w:rsidRPr="00503725" w:rsidRDefault="00503725" w:rsidP="008A1D47">
      <w:pPr>
        <w:rPr>
          <w:szCs w:val="22"/>
        </w:rPr>
      </w:pPr>
      <w:r w:rsidRPr="00503725">
        <w:rPr>
          <w:szCs w:val="22"/>
        </w:rPr>
        <w:t xml:space="preserve">A regressão logística emite dados categóricos, como desiste ou não, compra ou não, altera um plano sim ou não, e etc. Muito utilizado na área de saúde, utiliza diversas variáveis como idade, genêro, faixa-etária, classe social, renda, fumante e etc. </w:t>
      </w:r>
    </w:p>
    <w:p w14:paraId="3315E55D" w14:textId="2DA9E967" w:rsidR="00503725" w:rsidRDefault="00503725" w:rsidP="008A1D47">
      <w:pPr>
        <w:rPr>
          <w:szCs w:val="22"/>
        </w:rPr>
      </w:pPr>
      <w:r w:rsidRPr="00503725">
        <w:rPr>
          <w:szCs w:val="22"/>
        </w:rPr>
        <w:t>O primeiro passo é instalar o programa SPSS</w:t>
      </w:r>
      <w:r w:rsidR="005E28B3">
        <w:rPr>
          <w:szCs w:val="22"/>
        </w:rPr>
        <w:t xml:space="preserve"> (usado em estatística)</w:t>
      </w:r>
      <w:r w:rsidRPr="00503725">
        <w:rPr>
          <w:szCs w:val="22"/>
        </w:rPr>
        <w:t xml:space="preserve"> conforme Fig. </w:t>
      </w:r>
      <w:r>
        <w:rPr>
          <w:szCs w:val="22"/>
        </w:rPr>
        <w:t xml:space="preserve">5. </w:t>
      </w:r>
    </w:p>
    <w:p w14:paraId="732954B2" w14:textId="6BCDF071" w:rsidR="005E28B3" w:rsidRDefault="005E28B3" w:rsidP="008A1D47">
      <w:pPr>
        <w:rPr>
          <w:szCs w:val="22"/>
        </w:rPr>
      </w:pPr>
      <w:r>
        <w:rPr>
          <w:szCs w:val="22"/>
        </w:rPr>
        <w:t>Após executar o arquivo baixado, basta apenas avançar até terminar a instalação, o computador será reiniciado.</w:t>
      </w:r>
    </w:p>
    <w:p w14:paraId="568E08B3" w14:textId="6107DA34" w:rsidR="005E28B3" w:rsidRPr="005E28B3" w:rsidRDefault="005E28B3" w:rsidP="008A1D47">
      <w:pPr>
        <w:rPr>
          <w:sz w:val="18"/>
          <w:szCs w:val="22"/>
        </w:rPr>
      </w:pPr>
      <w:r w:rsidRPr="005E28B3">
        <w:rPr>
          <w:b/>
          <w:sz w:val="18"/>
          <w:szCs w:val="22"/>
        </w:rPr>
        <w:t>Figura 5.</w:t>
      </w:r>
      <w:r w:rsidRPr="005E28B3">
        <w:rPr>
          <w:sz w:val="18"/>
          <w:szCs w:val="22"/>
        </w:rPr>
        <w:t xml:space="preserve"> Instalação de SPSS</w:t>
      </w:r>
    </w:p>
    <w:p w14:paraId="26385290" w14:textId="71D213AE" w:rsidR="005E28B3" w:rsidRDefault="005E28B3" w:rsidP="008A1D47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4E3B21DB" wp14:editId="161D0193">
            <wp:extent cx="5391150" cy="424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E41D2" w14:textId="77777777" w:rsidR="00503725" w:rsidRDefault="00503725" w:rsidP="008A1D47">
      <w:pPr>
        <w:rPr>
          <w:szCs w:val="22"/>
        </w:rPr>
      </w:pPr>
    </w:p>
    <w:p w14:paraId="3A2F60B1" w14:textId="77777777" w:rsidR="00503725" w:rsidRDefault="00503725" w:rsidP="008A1D47">
      <w:pPr>
        <w:rPr>
          <w:szCs w:val="22"/>
        </w:rPr>
      </w:pPr>
    </w:p>
    <w:p w14:paraId="191FDD59" w14:textId="77777777" w:rsidR="00503725" w:rsidRDefault="00503725" w:rsidP="008A1D47">
      <w:pPr>
        <w:rPr>
          <w:szCs w:val="22"/>
        </w:rPr>
      </w:pPr>
    </w:p>
    <w:p w14:paraId="76D3A1F6" w14:textId="77777777" w:rsidR="00503725" w:rsidRDefault="00503725" w:rsidP="008A1D47">
      <w:pPr>
        <w:rPr>
          <w:szCs w:val="22"/>
        </w:rPr>
      </w:pPr>
    </w:p>
    <w:p w14:paraId="0826520E" w14:textId="77777777" w:rsidR="00503725" w:rsidRDefault="00503725" w:rsidP="008A1D47">
      <w:pPr>
        <w:rPr>
          <w:szCs w:val="22"/>
        </w:rPr>
      </w:pPr>
    </w:p>
    <w:p w14:paraId="40AC2F29" w14:textId="30E32836" w:rsidR="00503725" w:rsidRDefault="002C4855" w:rsidP="008A1D47">
      <w:pPr>
        <w:rPr>
          <w:szCs w:val="22"/>
        </w:rPr>
      </w:pPr>
      <w:r>
        <w:rPr>
          <w:szCs w:val="22"/>
        </w:rPr>
        <w:lastRenderedPageBreak/>
        <w:t>O</w:t>
      </w:r>
      <w:r w:rsidR="00503725">
        <w:rPr>
          <w:szCs w:val="22"/>
        </w:rPr>
        <w:t xml:space="preserve"> segundo passo é criar o banco de dados e fazer a análise de regressão binária, conforme Fig 6. </w:t>
      </w:r>
    </w:p>
    <w:p w14:paraId="6248E24E" w14:textId="5E07A0D5" w:rsidR="00503725" w:rsidRDefault="00503725" w:rsidP="008A1D47">
      <w:pPr>
        <w:rPr>
          <w:sz w:val="18"/>
          <w:szCs w:val="22"/>
        </w:rPr>
      </w:pPr>
      <w:r>
        <w:rPr>
          <w:b/>
          <w:sz w:val="18"/>
          <w:szCs w:val="22"/>
        </w:rPr>
        <w:t>Fi</w:t>
      </w:r>
      <w:r w:rsidRPr="00503725">
        <w:rPr>
          <w:b/>
          <w:sz w:val="18"/>
          <w:szCs w:val="22"/>
        </w:rPr>
        <w:t xml:space="preserve">gura 6. </w:t>
      </w:r>
      <w:r w:rsidRPr="00503725">
        <w:rPr>
          <w:sz w:val="18"/>
          <w:szCs w:val="22"/>
        </w:rPr>
        <w:t>Criar banco de dados e fazer regressão logística</w:t>
      </w:r>
    </w:p>
    <w:p w14:paraId="65B201FD" w14:textId="7903355A" w:rsidR="004E6BA1" w:rsidRPr="004E6BA1" w:rsidRDefault="004E6BA1" w:rsidP="004E6BA1">
      <w:pPr>
        <w:tabs>
          <w:tab w:val="left" w:pos="5385"/>
        </w:tabs>
        <w:rPr>
          <w:sz w:val="18"/>
          <w:szCs w:val="22"/>
        </w:rPr>
      </w:pPr>
      <w:r>
        <w:rPr>
          <w:sz w:val="18"/>
          <w:szCs w:val="22"/>
        </w:rPr>
        <w:tab/>
      </w:r>
    </w:p>
    <w:p w14:paraId="32CBDEA5" w14:textId="4009460E" w:rsidR="00503725" w:rsidRDefault="0064339E" w:rsidP="008A1D47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3ED15DDA" wp14:editId="63A1588D">
            <wp:extent cx="5400040" cy="7465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ps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A383" w14:textId="09DE9715" w:rsidR="00503725" w:rsidRDefault="00503725" w:rsidP="008A1D47">
      <w:pPr>
        <w:rPr>
          <w:szCs w:val="22"/>
        </w:rPr>
      </w:pPr>
    </w:p>
    <w:p w14:paraId="3B56C6D6" w14:textId="35A24876" w:rsidR="00503725" w:rsidRDefault="00503725" w:rsidP="008A1D47">
      <w:pPr>
        <w:rPr>
          <w:szCs w:val="22"/>
        </w:rPr>
      </w:pPr>
      <w:r>
        <w:rPr>
          <w:szCs w:val="22"/>
        </w:rPr>
        <w:t>Agora faremos uma análise dos resultados:</w:t>
      </w:r>
    </w:p>
    <w:p w14:paraId="2DC2B115" w14:textId="579A782C" w:rsidR="00503725" w:rsidRDefault="00503725" w:rsidP="008A1D47">
      <w:pPr>
        <w:rPr>
          <w:szCs w:val="22"/>
        </w:rPr>
      </w:pPr>
      <w:r>
        <w:rPr>
          <w:szCs w:val="22"/>
        </w:rPr>
        <w:t>Observe a Tabela 2, ela mostra um erro de análise de 45%, era para dar 100%, ela identificou que ninguém teria infarto, 1 representa tem infarto, o representa que não tem infarto, assim, está errado pois na tabela criada na Fig. 6, 9 pessoas teriam infarto</w:t>
      </w:r>
      <w:r>
        <w:rPr>
          <w:szCs w:val="22"/>
        </w:rPr>
        <w:tab/>
        <w:t xml:space="preserve">, sendo a fração de 55% de acerto apenas. </w:t>
      </w:r>
    </w:p>
    <w:p w14:paraId="5C0110A4" w14:textId="2281ABE0" w:rsidR="00503725" w:rsidRPr="00503725" w:rsidRDefault="00503725" w:rsidP="008A1D47">
      <w:pPr>
        <w:rPr>
          <w:sz w:val="18"/>
          <w:szCs w:val="22"/>
        </w:rPr>
      </w:pPr>
      <w:r w:rsidRPr="00503725">
        <w:rPr>
          <w:b/>
          <w:sz w:val="18"/>
          <w:szCs w:val="22"/>
        </w:rPr>
        <w:t>Tabela 2</w:t>
      </w:r>
      <w:r>
        <w:rPr>
          <w:sz w:val="18"/>
          <w:szCs w:val="22"/>
        </w:rPr>
        <w:t xml:space="preserve">. </w:t>
      </w:r>
      <w:r w:rsidRPr="00503725">
        <w:rPr>
          <w:sz w:val="18"/>
          <w:szCs w:val="22"/>
        </w:rPr>
        <w:t>Classificação em SPSS</w:t>
      </w:r>
    </w:p>
    <w:p w14:paraId="1EFE7994" w14:textId="65B1230C" w:rsidR="00BD3F5D" w:rsidRPr="00DA32C4" w:rsidRDefault="00503725" w:rsidP="001F4F03">
      <w:pPr>
        <w:rPr>
          <w:sz w:val="28"/>
          <w:szCs w:val="18"/>
        </w:rPr>
      </w:pPr>
      <w:r>
        <w:rPr>
          <w:noProof/>
          <w:szCs w:val="22"/>
        </w:rPr>
        <w:drawing>
          <wp:inline distT="0" distB="0" distL="0" distR="0" wp14:anchorId="6AC4FB1A" wp14:editId="57048B84">
            <wp:extent cx="3638550" cy="146583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98" cy="14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FF6A" w14:textId="63AB839E" w:rsidR="00926B80" w:rsidRDefault="00503725" w:rsidP="00503725">
      <w:pPr>
        <w:jc w:val="both"/>
        <w:rPr>
          <w:szCs w:val="22"/>
        </w:rPr>
      </w:pPr>
      <w:r w:rsidRPr="00503725">
        <w:rPr>
          <w:szCs w:val="22"/>
        </w:rPr>
        <w:t xml:space="preserve">Observe a tabela 3, ela mostra que o maior motivador de infarto, ou a variável mais relacionada é consome_alcool, quanto penor o Sig. Mais influente é a variável. </w:t>
      </w:r>
    </w:p>
    <w:p w14:paraId="45E53D08" w14:textId="35153691" w:rsidR="00503725" w:rsidRDefault="00503725" w:rsidP="00503725">
      <w:pPr>
        <w:jc w:val="both"/>
        <w:rPr>
          <w:szCs w:val="22"/>
        </w:rPr>
      </w:pPr>
      <w:r>
        <w:rPr>
          <w:szCs w:val="22"/>
        </w:rPr>
        <w:t xml:space="preserve">Tabela 3. </w:t>
      </w:r>
    </w:p>
    <w:p w14:paraId="09DB1EAA" w14:textId="49089BE2" w:rsidR="00503725" w:rsidRPr="00503725" w:rsidRDefault="00503725" w:rsidP="00503725">
      <w:pPr>
        <w:jc w:val="both"/>
        <w:rPr>
          <w:sz w:val="18"/>
          <w:szCs w:val="18"/>
        </w:rPr>
      </w:pPr>
      <w:r w:rsidRPr="00503725">
        <w:rPr>
          <w:b/>
          <w:sz w:val="18"/>
          <w:szCs w:val="18"/>
        </w:rPr>
        <w:t>Tabela 3</w:t>
      </w:r>
      <w:r w:rsidRPr="00503725">
        <w:rPr>
          <w:sz w:val="18"/>
          <w:szCs w:val="18"/>
        </w:rPr>
        <w:t>. Pontuação em variáveis</w:t>
      </w:r>
    </w:p>
    <w:p w14:paraId="607D9409" w14:textId="588731C3" w:rsidR="00503725" w:rsidRDefault="00503725" w:rsidP="009457C9">
      <w:pPr>
        <w:rPr>
          <w:sz w:val="28"/>
          <w:szCs w:val="18"/>
        </w:rPr>
      </w:pPr>
      <w:r>
        <w:rPr>
          <w:noProof/>
          <w:sz w:val="28"/>
          <w:szCs w:val="18"/>
        </w:rPr>
        <w:drawing>
          <wp:inline distT="0" distB="0" distL="0" distR="0" wp14:anchorId="49361922" wp14:editId="1D426C2B">
            <wp:extent cx="3722856" cy="104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28" cy="10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CEFB6" w14:textId="4ADB3188" w:rsidR="00503725" w:rsidRDefault="00503725" w:rsidP="009457C9">
      <w:pPr>
        <w:rPr>
          <w:szCs w:val="22"/>
        </w:rPr>
      </w:pPr>
      <w:r w:rsidRPr="00503725">
        <w:rPr>
          <w:szCs w:val="22"/>
        </w:rPr>
        <w:t>A tabela 4 mostra a pontuação do R, que avalia o percentual de correlação dos itens sobre o infarto, ou seja, o nível de certeza que os itens</w:t>
      </w:r>
      <w:r>
        <w:rPr>
          <w:szCs w:val="22"/>
        </w:rPr>
        <w:t xml:space="preserve"> propiciam ou diminuem a probabilidade</w:t>
      </w:r>
      <w:r w:rsidRPr="00503725">
        <w:rPr>
          <w:szCs w:val="22"/>
        </w:rPr>
        <w:t xml:space="preserve"> o infarto.</w:t>
      </w:r>
      <w:r>
        <w:rPr>
          <w:szCs w:val="22"/>
        </w:rPr>
        <w:t xml:space="preserve"> No exemplo o R foi 73%, um valor </w:t>
      </w:r>
      <w:r w:rsidR="00B836AD">
        <w:rPr>
          <w:szCs w:val="22"/>
        </w:rPr>
        <w:t>de certeza mais alto do que baixo.</w:t>
      </w:r>
      <w:r>
        <w:rPr>
          <w:szCs w:val="22"/>
        </w:rPr>
        <w:t xml:space="preserve"> </w:t>
      </w:r>
    </w:p>
    <w:p w14:paraId="62E6A567" w14:textId="00C83CCD" w:rsidR="00B836AD" w:rsidRPr="00B836AD" w:rsidRDefault="00B836AD" w:rsidP="009457C9">
      <w:pPr>
        <w:rPr>
          <w:sz w:val="18"/>
          <w:szCs w:val="18"/>
        </w:rPr>
      </w:pPr>
      <w:r w:rsidRPr="00B836AD">
        <w:rPr>
          <w:b/>
          <w:sz w:val="18"/>
          <w:szCs w:val="18"/>
        </w:rPr>
        <w:t>Tabela 4</w:t>
      </w:r>
      <w:r w:rsidRPr="00B836AD">
        <w:rPr>
          <w:sz w:val="18"/>
          <w:szCs w:val="18"/>
        </w:rPr>
        <w:t>. Valor do r quadrado</w:t>
      </w:r>
    </w:p>
    <w:p w14:paraId="784961E3" w14:textId="292543E0" w:rsidR="00503725" w:rsidRDefault="00503725" w:rsidP="009457C9">
      <w:pPr>
        <w:rPr>
          <w:sz w:val="28"/>
          <w:szCs w:val="18"/>
        </w:rPr>
      </w:pPr>
      <w:r>
        <w:rPr>
          <w:noProof/>
          <w:sz w:val="28"/>
          <w:szCs w:val="18"/>
        </w:rPr>
        <w:drawing>
          <wp:inline distT="0" distB="0" distL="0" distR="0" wp14:anchorId="3DA15F4F" wp14:editId="767D01BB">
            <wp:extent cx="4314825" cy="914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94"/>
                    <a:stretch/>
                  </pic:blipFill>
                  <pic:spPr bwMode="auto"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F1A2D" w14:textId="77777777" w:rsidR="00503725" w:rsidRPr="00DA32C4" w:rsidRDefault="00503725" w:rsidP="009457C9">
      <w:pPr>
        <w:rPr>
          <w:sz w:val="28"/>
          <w:szCs w:val="18"/>
        </w:rPr>
      </w:pPr>
    </w:p>
    <w:p w14:paraId="2A2D0A83" w14:textId="77777777" w:rsidR="009457C9" w:rsidRDefault="009457C9" w:rsidP="009A22D8">
      <w:pPr>
        <w:jc w:val="both"/>
      </w:pPr>
    </w:p>
    <w:p w14:paraId="6C4AB06E" w14:textId="3B6790EA" w:rsidR="009457C9" w:rsidRDefault="00B836AD" w:rsidP="009A22D8">
      <w:pPr>
        <w:jc w:val="both"/>
      </w:pPr>
      <w:r>
        <w:t>E por fim a tabela 5 mostra a influência de cada item para gerar infarto.</w:t>
      </w:r>
    </w:p>
    <w:p w14:paraId="0F2F43B1" w14:textId="2DA0E19A" w:rsidR="00B836AD" w:rsidRPr="00B836AD" w:rsidRDefault="00B836AD" w:rsidP="009A22D8">
      <w:pPr>
        <w:jc w:val="both"/>
        <w:rPr>
          <w:sz w:val="18"/>
        </w:rPr>
      </w:pPr>
      <w:r w:rsidRPr="00B836AD">
        <w:rPr>
          <w:b/>
          <w:sz w:val="18"/>
        </w:rPr>
        <w:t>Tabela 5</w:t>
      </w:r>
      <w:r w:rsidRPr="00B836AD">
        <w:rPr>
          <w:sz w:val="18"/>
        </w:rPr>
        <w:t xml:space="preserve">. Influência de cada item sobre o infarto. </w:t>
      </w:r>
    </w:p>
    <w:p w14:paraId="7E87DEA5" w14:textId="4D7DF711" w:rsidR="00B836AD" w:rsidRDefault="00B836AD" w:rsidP="009A22D8">
      <w:pPr>
        <w:jc w:val="both"/>
      </w:pPr>
      <w:r>
        <w:rPr>
          <w:noProof/>
        </w:rPr>
        <w:drawing>
          <wp:inline distT="0" distB="0" distL="0" distR="0" wp14:anchorId="1E99625E" wp14:editId="3B63FBD0">
            <wp:extent cx="5391150" cy="128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D6D4" w14:textId="0283D0C0" w:rsidR="00846EDF" w:rsidRDefault="00846EDF" w:rsidP="003D3F6F">
      <w:pPr>
        <w:pStyle w:val="Heading2"/>
        <w:numPr>
          <w:ilvl w:val="0"/>
          <w:numId w:val="7"/>
        </w:numPr>
      </w:pPr>
      <w:r>
        <w:t>O que é sobreajuste? Como evitar o sobre ajuste.</w:t>
      </w:r>
    </w:p>
    <w:p w14:paraId="55C6F186" w14:textId="77777777" w:rsidR="00D6607C" w:rsidRPr="00D6607C" w:rsidRDefault="00D6607C" w:rsidP="00D6607C"/>
    <w:p w14:paraId="4EBA588F" w14:textId="1CC0980C" w:rsidR="00D265C7" w:rsidRDefault="00D265C7" w:rsidP="00D265C7">
      <w:pPr>
        <w:jc w:val="both"/>
      </w:pPr>
      <w:r>
        <w:t xml:space="preserve">Sobreajustes são ocorrências aleatórioas que pareçam padrões, mas não generalizam, ou seja, não podem ser aplicados a outros modelos, pois na verdade pareciam </w:t>
      </w:r>
      <w:r w:rsidR="00ED2BE3">
        <w:t>padrões,</w:t>
      </w:r>
      <w:r>
        <w:t xml:space="preserve"> mas induziram ao erro.  Mas o que é generalizar? Generalizar é a capacidade de usar um modelo para outros modelos com precisão, mas as vezes ele não é 100% aplicado, sendo forçado a </w:t>
      </w:r>
      <w:r w:rsidRPr="00D265C7">
        <w:rPr>
          <w:b/>
        </w:rPr>
        <w:t xml:space="preserve">sobreajustar, ou seja, usar indevidamente um padrão acreditando que os outros dados </w:t>
      </w:r>
      <w:r w:rsidR="00ED2BE3" w:rsidRPr="00D265C7">
        <w:rPr>
          <w:b/>
        </w:rPr>
        <w:t>obedecerão a este</w:t>
      </w:r>
      <w:r w:rsidRPr="00D265C7">
        <w:rPr>
          <w:b/>
        </w:rPr>
        <w:t xml:space="preserve"> padrão</w:t>
      </w:r>
      <w:r>
        <w:t xml:space="preserve">. Assim de um lado sobreajuste é forçar, e de outro, generalizar é usar corretamente um modelo para descobrir uma informação. </w:t>
      </w:r>
      <w:r w:rsidRPr="00D265C7">
        <w:rPr>
          <w:b/>
        </w:rPr>
        <w:t>Concluíndo, generalização é a capacidade de aplicar um molde com êxito em outros dados.</w:t>
      </w:r>
      <w:r>
        <w:t xml:space="preserve">  Como fazer análises que levem a generalizações úteis?</w:t>
      </w:r>
    </w:p>
    <w:p w14:paraId="5DE446AE" w14:textId="513A8A82" w:rsidR="00D265C7" w:rsidRDefault="00D265C7" w:rsidP="00D265C7">
      <w:pPr>
        <w:jc w:val="both"/>
      </w:pPr>
      <w:r>
        <w:t>Em uma tabela e deve-se fazer treinos com um conjunto de linhas, e aplicar em outro conjunto de linhas, para ver quão eficaz foi a análise preditiva</w:t>
      </w:r>
      <w:proofErr w:type="gramStart"/>
      <w:r>
        <w:t>...</w:t>
      </w:r>
      <w:proofErr w:type="gramEnd"/>
      <w:r>
        <w:t xml:space="preserve">Mas, análise o que é predição? Análise preditiva é prever, por exemplo, ao analisar (treinar) cinco compras, descobre-se um padrão, e avalia se este padrão ocorre em outras 5 linhas (testar o treino).  O objetivo é descobrir a </w:t>
      </w:r>
      <w:r w:rsidRPr="00D265C7">
        <w:rPr>
          <w:b/>
        </w:rPr>
        <w:t>precisão na amostra</w:t>
      </w:r>
      <w:r>
        <w:t xml:space="preserve">, sendo tudo isso um </w:t>
      </w:r>
      <w:r w:rsidRPr="00D265C7">
        <w:rPr>
          <w:b/>
        </w:rPr>
        <w:t>conjunto de teste</w:t>
      </w:r>
      <w:r>
        <w:t xml:space="preserve">. </w:t>
      </w:r>
    </w:p>
    <w:p w14:paraId="4DE06DB3" w14:textId="5A61A523" w:rsidR="00751D65" w:rsidRDefault="00751D65" w:rsidP="00751D65">
      <w:pPr>
        <w:pStyle w:val="Heading3"/>
        <w:numPr>
          <w:ilvl w:val="0"/>
          <w:numId w:val="0"/>
        </w:numPr>
        <w:ind w:left="710"/>
      </w:pPr>
      <w:bookmarkStart w:id="28" w:name="_Toc536211338"/>
      <w:r>
        <w:lastRenderedPageBreak/>
        <w:t>2.1 Causas do sobreajuste</w:t>
      </w:r>
      <w:bookmarkEnd w:id="28"/>
    </w:p>
    <w:p w14:paraId="19786E29" w14:textId="6C42F503" w:rsidR="00D265C7" w:rsidRDefault="005A72BE" w:rsidP="00D265C7">
      <w:pPr>
        <w:jc w:val="both"/>
        <w:rPr>
          <w:b/>
        </w:rPr>
      </w:pPr>
      <w:r>
        <w:t xml:space="preserve">Para evitar o sobreajuste deve-se tomar cuidado com algumas possíveis ocorrências, </w:t>
      </w:r>
      <w:r w:rsidRPr="005A72BE">
        <w:rPr>
          <w:b/>
        </w:rPr>
        <w:t>um dos</w:t>
      </w:r>
      <w:r w:rsidR="00D265C7" w:rsidRPr="005A72BE">
        <w:rPr>
          <w:b/>
        </w:rPr>
        <w:t xml:space="preserve"> problema</w:t>
      </w:r>
      <w:r w:rsidRPr="005A72BE">
        <w:rPr>
          <w:b/>
        </w:rPr>
        <w:t>s</w:t>
      </w:r>
      <w:r w:rsidR="00D265C7" w:rsidRPr="005A72BE">
        <w:rPr>
          <w:b/>
        </w:rPr>
        <w:t xml:space="preserve"> está em simplificar... </w:t>
      </w:r>
      <w:r w:rsidRPr="005A72BE">
        <w:rPr>
          <w:b/>
        </w:rPr>
        <w:t xml:space="preserve">O outro está nas mudanças que induzem ao erro. </w:t>
      </w:r>
    </w:p>
    <w:p w14:paraId="3C26D26B" w14:textId="77777777" w:rsidR="00D265C7" w:rsidRDefault="005A72BE" w:rsidP="00D265C7">
      <w:r w:rsidRPr="005A72BE">
        <w:rPr>
          <w:b/>
        </w:rPr>
        <w:t>O primeiro problema de simplificação ou viés</w:t>
      </w:r>
      <w:r>
        <w:t>, ocorre na seguinte situação: Q</w:t>
      </w:r>
      <w:r w:rsidR="00D265C7">
        <w:t>uanto mais complex</w:t>
      </w:r>
      <w:r>
        <w:t>o um conjunto de dados</w:t>
      </w:r>
      <w:r w:rsidR="00D265C7">
        <w:t xml:space="preserve">, </w:t>
      </w:r>
      <w:r w:rsidR="00D265C7" w:rsidRPr="005A72BE">
        <w:rPr>
          <w:b/>
        </w:rPr>
        <w:t xml:space="preserve">mais funcionam na amostra, mas tem mais défict para </w:t>
      </w:r>
      <w:r>
        <w:rPr>
          <w:b/>
        </w:rPr>
        <w:t>uma análise do</w:t>
      </w:r>
      <w:r w:rsidR="00D265C7" w:rsidRPr="005A72BE">
        <w:rPr>
          <w:b/>
        </w:rPr>
        <w:t xml:space="preserve"> futuro</w:t>
      </w:r>
      <w:r w:rsidR="00D265C7">
        <w:t>, assim, tem tem mais sobreajuste, eles decoram os dados e não entendem bem os padrões, assim, não generalizam bem em dados futuros. Fazer isso gera erros de "viés", ou seja, simplificar demais.</w:t>
      </w:r>
    </w:p>
    <w:p w14:paraId="128F6668" w14:textId="3090A1B0" w:rsidR="00D265C7" w:rsidRDefault="005A72BE" w:rsidP="00D265C7">
      <w:r>
        <w:t xml:space="preserve">O segundo problema, denominado </w:t>
      </w:r>
      <w:r w:rsidRPr="005A72BE">
        <w:rPr>
          <w:b/>
        </w:rPr>
        <w:t>e</w:t>
      </w:r>
      <w:r w:rsidR="00D265C7" w:rsidRPr="005A72BE">
        <w:rPr>
          <w:b/>
        </w:rPr>
        <w:t>rros de variância</w:t>
      </w:r>
      <w:r w:rsidR="00D265C7">
        <w:t xml:space="preserve"> são pequenas mudanças nos dados, </w:t>
      </w:r>
      <w:r>
        <w:t xml:space="preserve">que </w:t>
      </w:r>
      <w:r w:rsidR="00D265C7">
        <w:t>mudam bastante os parâmetros, por exemplo, um gráfico área preço do Iphone cresce conforme o somatório das tecnologias, mas ele pode parar de crescer por causa de fatores como limites de preço, falta de necessidade</w:t>
      </w:r>
      <w:r>
        <w:t>.</w:t>
      </w:r>
      <w:r w:rsidR="0093557B">
        <w:t xml:space="preserve"> Conforme gráfico 1. </w:t>
      </w:r>
    </w:p>
    <w:p w14:paraId="1AD11BDC" w14:textId="6E81F6C1" w:rsidR="005A72BE" w:rsidRPr="0093557B" w:rsidRDefault="0093557B" w:rsidP="00D265C7">
      <w:pPr>
        <w:rPr>
          <w:sz w:val="18"/>
        </w:rPr>
      </w:pPr>
      <w:r w:rsidRPr="0093557B">
        <w:rPr>
          <w:b/>
          <w:sz w:val="18"/>
        </w:rPr>
        <w:t>Gráfico 1.</w:t>
      </w:r>
      <w:r w:rsidRPr="0093557B">
        <w:rPr>
          <w:sz w:val="18"/>
        </w:rPr>
        <w:t xml:space="preserve"> Como mudanças de padrões afetam a análise de comportamento, a influência da variância no erro</w:t>
      </w:r>
    </w:p>
    <w:p w14:paraId="559733B6" w14:textId="4D8664A4" w:rsidR="005A72BE" w:rsidRDefault="005A72BE" w:rsidP="00D265C7">
      <w:r>
        <w:rPr>
          <w:noProof/>
        </w:rPr>
        <w:drawing>
          <wp:inline distT="0" distB="0" distL="0" distR="0" wp14:anchorId="37CFD80C" wp14:editId="56896B6B">
            <wp:extent cx="5400040" cy="3150235"/>
            <wp:effectExtent l="0" t="0" r="10160" b="1206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AEF0FA4" w14:textId="77777777" w:rsidR="0093557B" w:rsidRDefault="0093557B" w:rsidP="0093557B">
      <w:pPr>
        <w:jc w:val="both"/>
      </w:pPr>
    </w:p>
    <w:p w14:paraId="7E9CE60B" w14:textId="18AAED8C" w:rsidR="00D265C7" w:rsidRDefault="00D265C7" w:rsidP="0093557B">
      <w:pPr>
        <w:jc w:val="both"/>
      </w:pPr>
      <w:r>
        <w:t>Para descobrir se um dado tem sobreajuste é só avaliar em dados novos, se errar muito ele está com sobreajuste</w:t>
      </w:r>
      <w:r w:rsidR="0093557B">
        <w:t xml:space="preserve">, mas como definir em dados novos? A primeira solução é </w:t>
      </w:r>
      <w:r w:rsidR="0093557B">
        <w:lastRenderedPageBreak/>
        <w:t xml:space="preserve">separar os dados de uma tabela em dois grupos, assim, pode-se </w:t>
      </w:r>
      <w:r>
        <w:t xml:space="preserve">definir os parâmetros e modelos </w:t>
      </w:r>
      <w:r w:rsidR="0093557B">
        <w:t>e treinar com dados d</w:t>
      </w:r>
      <w:r>
        <w:t xml:space="preserve">o 1 trimestre e utilizar </w:t>
      </w:r>
      <w:r w:rsidR="0093557B">
        <w:t xml:space="preserve">e testar </w:t>
      </w:r>
      <w:r>
        <w:t>no 2 trimestre</w:t>
      </w:r>
      <w:r w:rsidR="0093557B">
        <w:t>. A</w:t>
      </w:r>
      <w:r>
        <w:t xml:space="preserve"> segunda solução, </w:t>
      </w:r>
      <w:r w:rsidR="0093557B">
        <w:t xml:space="preserve">é </w:t>
      </w:r>
      <w:r>
        <w:t>separar 70</w:t>
      </w:r>
      <w:r w:rsidR="0093557B">
        <w:t>%</w:t>
      </w:r>
      <w:r w:rsidR="00ED2BE3">
        <w:t xml:space="preserve"> </w:t>
      </w:r>
      <w:r>
        <w:t>a 75</w:t>
      </w:r>
      <w:proofErr w:type="gramStart"/>
      <w:r>
        <w:t xml:space="preserve">% </w:t>
      </w:r>
      <w:r w:rsidR="0093557B">
        <w:t xml:space="preserve"> dos</w:t>
      </w:r>
      <w:proofErr w:type="gramEnd"/>
      <w:r w:rsidR="0093557B">
        <w:t xml:space="preserve"> dados de uma tabela para </w:t>
      </w:r>
      <w:r>
        <w:t xml:space="preserve">treino para definir o modelo e 25% para teste para analisar a aplicabilidade, caso haja muitos dados, utiliza-se mais para treino, mais ou menos 85% a 90%, e 15% a 10% para teste. </w:t>
      </w:r>
      <w:r w:rsidR="0093557B">
        <w:t>Nesta análise pode-se descobrir itens de influência e testar nos outros dados, conforme Fig.</w:t>
      </w:r>
      <w:r w:rsidR="00ED2BE3">
        <w:t xml:space="preserve"> 7 que treina em 7 (70%) e testaria em 3 (30%).</w:t>
      </w:r>
    </w:p>
    <w:p w14:paraId="64A33355" w14:textId="66F63FE9" w:rsidR="0093557B" w:rsidRDefault="0093557B" w:rsidP="00D265C7">
      <w:r>
        <w:rPr>
          <w:noProof/>
        </w:rPr>
        <w:drawing>
          <wp:inline distT="0" distB="0" distL="0" distR="0" wp14:anchorId="60AD54DA" wp14:editId="7CD1008C">
            <wp:extent cx="5010149" cy="25050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4"/>
                    <a:stretch/>
                  </pic:blipFill>
                  <pic:spPr bwMode="auto">
                    <a:xfrm>
                      <a:off x="0" y="0"/>
                      <a:ext cx="5030522" cy="251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ABDC" w14:textId="6E72BEED" w:rsidR="0093557B" w:rsidRDefault="0093557B" w:rsidP="0093557B">
      <w:pPr>
        <w:pStyle w:val="Caption"/>
        <w:rPr>
          <w:rFonts w:cs="Arial"/>
          <w:i w:val="0"/>
          <w:color w:val="FFFF00"/>
        </w:rPr>
      </w:pPr>
      <w:r w:rsidRPr="00A45FBD">
        <w:rPr>
          <w:rFonts w:cs="Arial"/>
          <w:b/>
          <w:i w:val="0"/>
          <w:color w:val="auto"/>
        </w:rPr>
        <w:t xml:space="preserve">Figura </w:t>
      </w:r>
      <w:r>
        <w:rPr>
          <w:rFonts w:cs="Arial"/>
          <w:b/>
          <w:i w:val="0"/>
          <w:color w:val="auto"/>
        </w:rPr>
        <w:t>7</w:t>
      </w:r>
      <w:r w:rsidRPr="00A45FBD">
        <w:rPr>
          <w:rFonts w:cs="Arial"/>
          <w:i w:val="0"/>
          <w:color w:val="auto"/>
        </w:rPr>
        <w:t xml:space="preserve">. </w:t>
      </w:r>
      <w:r w:rsidR="005C5B72">
        <w:rPr>
          <w:rFonts w:cs="Arial"/>
          <w:color w:val="auto"/>
        </w:rPr>
        <w:t xml:space="preserve">Dividindo </w:t>
      </w:r>
      <w:proofErr w:type="gramStart"/>
      <w:r w:rsidR="005C5B72">
        <w:rPr>
          <w:rFonts w:cs="Arial"/>
          <w:color w:val="auto"/>
        </w:rPr>
        <w:t>datasets</w:t>
      </w:r>
      <w:r w:rsidRPr="00A45FBD">
        <w:rPr>
          <w:rFonts w:cs="Arial"/>
          <w:i w:val="0"/>
          <w:color w:val="auto"/>
        </w:rPr>
        <w:t xml:space="preserve"> </w:t>
      </w:r>
      <w:r>
        <w:rPr>
          <w:rFonts w:cs="Arial"/>
          <w:i w:val="0"/>
          <w:color w:val="auto"/>
        </w:rPr>
        <w:t xml:space="preserve"> </w:t>
      </w:r>
      <w:r w:rsidR="007A554E">
        <w:rPr>
          <w:rFonts w:cs="Arial"/>
          <w:b/>
          <w:i w:val="0"/>
          <w:color w:val="auto"/>
        </w:rPr>
        <w:t>(</w:t>
      </w:r>
      <w:proofErr w:type="gramEnd"/>
      <w:r w:rsidR="007A554E" w:rsidRPr="007A554E">
        <w:rPr>
          <w:rFonts w:cs="Arial"/>
          <w:i w:val="0"/>
          <w:color w:val="auto"/>
        </w:rPr>
        <w:t>Adaptado de</w:t>
      </w:r>
      <w:r w:rsidR="007A554E">
        <w:rPr>
          <w:rFonts w:cs="Arial"/>
          <w:b/>
          <w:i w:val="0"/>
          <w:color w:val="auto"/>
        </w:rPr>
        <w:t xml:space="preserve"> </w:t>
      </w:r>
      <w:r w:rsidRPr="00A45FBD">
        <w:rPr>
          <w:rFonts w:cs="Arial"/>
          <w:i w:val="0"/>
          <w:color w:val="auto"/>
        </w:rPr>
        <w:t>VASCONCELLOS, 2017</w:t>
      </w:r>
      <w:r w:rsidR="007A554E">
        <w:rPr>
          <w:rFonts w:cs="Arial"/>
          <w:i w:val="0"/>
          <w:color w:val="auto"/>
        </w:rPr>
        <w:t>)</w:t>
      </w:r>
    </w:p>
    <w:p w14:paraId="6023D5D4" w14:textId="3307FCED" w:rsidR="00466065" w:rsidRDefault="00466065" w:rsidP="003D3F6F">
      <w:pPr>
        <w:pStyle w:val="Heading3"/>
        <w:numPr>
          <w:ilvl w:val="1"/>
          <w:numId w:val="7"/>
        </w:numPr>
      </w:pPr>
      <w:bookmarkStart w:id="29" w:name="_Toc536211339"/>
      <w:r>
        <w:t>Soluções para evitar sobreajuste</w:t>
      </w:r>
      <w:bookmarkEnd w:id="29"/>
    </w:p>
    <w:p w14:paraId="711AFA7A" w14:textId="77777777" w:rsidR="00466065" w:rsidRPr="00466065" w:rsidRDefault="00466065" w:rsidP="00466065">
      <w:pPr>
        <w:pStyle w:val="ListParagraph"/>
        <w:ind w:left="1070"/>
      </w:pPr>
    </w:p>
    <w:p w14:paraId="7451628C" w14:textId="73A3709B" w:rsidR="00D265C7" w:rsidRDefault="00D265C7" w:rsidP="00F36B6D">
      <w:pPr>
        <w:jc w:val="both"/>
      </w:pPr>
      <w:r>
        <w:t>Uma sugestão para acertar mais é quando for fazer o teste, utilizar variável semelhante, por exemplo, imagine uma tabela com 200 linhas, destas 200 linhas existem 100 linhas de pessoas com alta empregabilidade, deve-se fazer o treino com 75 pessoas que tenham alta empregabilidade, e testar os dados com 25 pessoas que tenham alta empregabilidade, isso evita erros. Seria uma amostra com extratos.</w:t>
      </w:r>
    </w:p>
    <w:p w14:paraId="0D71BDA3" w14:textId="753C105E" w:rsidR="00ED2BE3" w:rsidRDefault="00D265C7" w:rsidP="00F36B6D">
      <w:pPr>
        <w:jc w:val="both"/>
      </w:pPr>
      <w:r>
        <w:t xml:space="preserve">Para gerar um modelo, será necessário criar os parâmetros (parâmetros maiores) e hiperparâmetros (que nada mais do que a regularização ou os ajustes menores). </w:t>
      </w:r>
      <w:r w:rsidR="00ED2BE3">
        <w:t>Uma técnica para aplicar o teste é a</w:t>
      </w:r>
      <w:r w:rsidR="00F36B6D">
        <w:t xml:space="preserve"> K</w:t>
      </w:r>
      <w:r>
        <w:t xml:space="preserve"> </w:t>
      </w:r>
      <w:r w:rsidR="00ED2BE3">
        <w:t>Validação Cruzada</w:t>
      </w:r>
      <w:r w:rsidR="00F36B6D">
        <w:t xml:space="preserve">, onde o K é o número de de quebras. </w:t>
      </w:r>
      <w:r w:rsidR="00ED2BE3">
        <w:t xml:space="preserve">Observe </w:t>
      </w:r>
      <w:r w:rsidR="00F36B6D">
        <w:t xml:space="preserve">que a </w:t>
      </w:r>
      <w:r w:rsidR="00ED2BE3">
        <w:t>Fig. 8</w:t>
      </w:r>
      <w:r w:rsidR="00F36B6D">
        <w:t xml:space="preserve"> o número escolhido foi 5. Assim pode-se análisar vários </w:t>
      </w:r>
      <w:r w:rsidR="00F36B6D">
        <w:lastRenderedPageBreak/>
        <w:t xml:space="preserve">parâmetros, tanto com os programas já apresentandos, buscando por exemplo o R de um item sobre o outro e analisando se este parâmetro se repete nos outros itens. </w:t>
      </w:r>
    </w:p>
    <w:p w14:paraId="34931130" w14:textId="0371A17A" w:rsidR="00F36B6D" w:rsidRDefault="00F36B6D" w:rsidP="00D265C7">
      <w:r>
        <w:rPr>
          <w:noProof/>
        </w:rPr>
        <w:drawing>
          <wp:anchor distT="0" distB="0" distL="114300" distR="114300" simplePos="0" relativeHeight="251659264" behindDoc="0" locked="0" layoutInCell="1" allowOverlap="1" wp14:anchorId="0FE6431F" wp14:editId="0FA9C7B8">
            <wp:simplePos x="0" y="0"/>
            <wp:positionH relativeFrom="margin">
              <wp:posOffset>0</wp:posOffset>
            </wp:positionH>
            <wp:positionV relativeFrom="paragraph">
              <wp:posOffset>323850</wp:posOffset>
            </wp:positionV>
            <wp:extent cx="3581400" cy="241046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4F698" w14:textId="208DA693" w:rsidR="00F90497" w:rsidRDefault="00F90497" w:rsidP="00D265C7">
      <w:pPr>
        <w:rPr>
          <w:sz w:val="18"/>
        </w:rPr>
      </w:pPr>
      <w:r>
        <w:br w:type="textWrapping" w:clear="all"/>
      </w:r>
      <w:r w:rsidRPr="00F36B6D">
        <w:rPr>
          <w:b/>
          <w:sz w:val="18"/>
        </w:rPr>
        <w:t>Figura 8.</w:t>
      </w:r>
      <w:r w:rsidRPr="00F90497">
        <w:rPr>
          <w:sz w:val="18"/>
        </w:rPr>
        <w:t xml:space="preserve"> Exemplo de validação cruzada. (</w:t>
      </w:r>
      <w:r w:rsidR="00506D24">
        <w:rPr>
          <w:sz w:val="18"/>
        </w:rPr>
        <w:t xml:space="preserve">Adaptado de </w:t>
      </w:r>
      <w:r w:rsidRPr="00F90497">
        <w:rPr>
          <w:sz w:val="18"/>
        </w:rPr>
        <w:t>VASCONCELLOS, 2018)</w:t>
      </w:r>
    </w:p>
    <w:p w14:paraId="4809110A" w14:textId="77777777" w:rsidR="004C4E26" w:rsidRDefault="004C4E26" w:rsidP="00F36B6D">
      <w:pPr>
        <w:jc w:val="both"/>
        <w:rPr>
          <w:szCs w:val="22"/>
        </w:rPr>
      </w:pPr>
    </w:p>
    <w:p w14:paraId="4CF2B37F" w14:textId="77777777" w:rsidR="0063544E" w:rsidRDefault="004C4E26" w:rsidP="00F36B6D">
      <w:pPr>
        <w:jc w:val="both"/>
        <w:rPr>
          <w:szCs w:val="22"/>
        </w:rPr>
      </w:pPr>
      <w:r>
        <w:rPr>
          <w:szCs w:val="22"/>
        </w:rPr>
        <w:t xml:space="preserve">Cabe dizer que a validação mais utilizada é 10, sendo k = 10 </w:t>
      </w:r>
      <w:proofErr w:type="gramStart"/>
      <w:r>
        <w:rPr>
          <w:szCs w:val="22"/>
        </w:rPr>
        <w:t>popularmente.</w:t>
      </w:r>
      <w:r w:rsidR="00F36B6D" w:rsidRPr="00F36B6D">
        <w:rPr>
          <w:szCs w:val="22"/>
        </w:rPr>
        <w:t>Assim</w:t>
      </w:r>
      <w:proofErr w:type="gramEnd"/>
      <w:r w:rsidR="00F36B6D" w:rsidRPr="00F36B6D">
        <w:rPr>
          <w:szCs w:val="22"/>
        </w:rPr>
        <w:t xml:space="preserve"> analisa-se um parâmetro linha por linha, depois analisa-se outro parâmetro linha por linha, e mais outro parâmetro linha por linha e analisa-se o parâmetro que tiver o melhor desempenho de previsão ou influência, fazendo por exemplo uma média. </w:t>
      </w:r>
    </w:p>
    <w:p w14:paraId="76C3B5D2" w14:textId="3268C4B7" w:rsidR="00F36B6D" w:rsidRDefault="0063544E" w:rsidP="0094264E">
      <w:pPr>
        <w:jc w:val="both"/>
        <w:rPr>
          <w:sz w:val="18"/>
        </w:rPr>
      </w:pPr>
      <w:r>
        <w:rPr>
          <w:szCs w:val="22"/>
        </w:rPr>
        <w:t xml:space="preserve">Analisando cada teste na figura 8, pode-se em cada validação, utilizar parâmetros de árvores de decisão e cálculo de entropia para descobrir o ganho de informação, pode-se escolher os nós das árvores mais influentes. Posteriormente pode-se analisar com base no r, ou seja, a relação que um item exerce sobre outro, para descobrir o r pode-se utilizar o programa Past conforme já foi demonstrado na Fig. 5 e nas equações sobre </w:t>
      </w:r>
      <w:proofErr w:type="gramStart"/>
      <w:r>
        <w:rPr>
          <w:szCs w:val="22"/>
        </w:rPr>
        <w:t>r .</w:t>
      </w:r>
      <w:proofErr w:type="gramEnd"/>
      <w:r>
        <w:rPr>
          <w:szCs w:val="22"/>
        </w:rPr>
        <w:t xml:space="preserve"> Posteriormente pode-se analisar linha a linha através do programa SPSS e analisar itens que possuem pontuação mais alta por exemplo, conforme tabela 5. </w:t>
      </w:r>
      <w:r w:rsidR="00882235">
        <w:rPr>
          <w:szCs w:val="22"/>
        </w:rPr>
        <w:t>Após avaliar com entropia e árvore de informação, r em PAST</w:t>
      </w:r>
      <w:r w:rsidR="00882235">
        <w:rPr>
          <w:szCs w:val="22"/>
        </w:rPr>
        <w:tab/>
        <w:t xml:space="preserve">, pontuações em SPSS e outras técnicas que ainda serão citadas, avalia-se qual delas teve a melhor perfomance naquele conjunto de dados.  </w:t>
      </w:r>
    </w:p>
    <w:p w14:paraId="1A1A843A" w14:textId="77777777" w:rsidR="0094264E" w:rsidRPr="00F90497" w:rsidRDefault="0094264E" w:rsidP="00D265C7">
      <w:pPr>
        <w:rPr>
          <w:sz w:val="18"/>
        </w:rPr>
      </w:pPr>
    </w:p>
    <w:p w14:paraId="3A54844A" w14:textId="3F20F4BB" w:rsidR="00D265C7" w:rsidRDefault="00ED2BE3" w:rsidP="00D265C7">
      <w:r>
        <w:lastRenderedPageBreak/>
        <w:t xml:space="preserve">A validação cruzada </w:t>
      </w:r>
      <w:proofErr w:type="gramStart"/>
      <w:r>
        <w:t>(</w:t>
      </w:r>
      <w:r w:rsidR="00F36B6D">
        <w:t xml:space="preserve"> 5</w:t>
      </w:r>
      <w:proofErr w:type="gramEnd"/>
      <w:r w:rsidR="00F36B6D">
        <w:t xml:space="preserve"> </w:t>
      </w:r>
      <w:r>
        <w:tab/>
        <w:t xml:space="preserve">k fold cross validation) treinará linha por linha, excluindo um item, </w:t>
      </w:r>
    </w:p>
    <w:p w14:paraId="5C422700" w14:textId="1BCB1EBA" w:rsidR="005429C0" w:rsidRDefault="00B30280" w:rsidP="003D3F6F">
      <w:pPr>
        <w:pStyle w:val="Heading2"/>
        <w:numPr>
          <w:ilvl w:val="0"/>
          <w:numId w:val="7"/>
        </w:numPr>
      </w:pPr>
      <w:bookmarkStart w:id="30" w:name="_Toc536211340"/>
      <w:r>
        <w:t>Similaridades, vizinho e agrupamento</w:t>
      </w:r>
      <w:bookmarkEnd w:id="30"/>
    </w:p>
    <w:p w14:paraId="3465FEFB" w14:textId="59DFF6FF" w:rsidR="00271F50" w:rsidRDefault="00271F50" w:rsidP="00B30280">
      <w:r>
        <w:t>Algumas análises podem ser feitas em Python, outras podem ser feitas em Weka, neste momento será passado uma introdução sobre análise de dados em python e em matplotlib, e depois será passado os conceitos de similaridades, vizinhos e agrupamentos.</w:t>
      </w:r>
    </w:p>
    <w:p w14:paraId="5B93E3AB" w14:textId="2FD1263C" w:rsidR="00B30280" w:rsidRPr="003A2D8A" w:rsidRDefault="00B30280" w:rsidP="003A2D8A">
      <w:pPr>
        <w:pStyle w:val="Heading3"/>
        <w:numPr>
          <w:ilvl w:val="0"/>
          <w:numId w:val="0"/>
        </w:numPr>
        <w:ind w:left="710"/>
      </w:pPr>
      <w:bookmarkStart w:id="31" w:name="_Toc536211341"/>
      <w:r w:rsidRPr="003A2D8A">
        <w:t>3.1 Introdução a python</w:t>
      </w:r>
      <w:bookmarkEnd w:id="31"/>
    </w:p>
    <w:p w14:paraId="01A2388D" w14:textId="23FE331B" w:rsidR="00B37C87" w:rsidRDefault="00271F50" w:rsidP="009912DB">
      <w:pPr>
        <w:rPr>
          <w:szCs w:val="22"/>
        </w:rPr>
      </w:pPr>
      <w:r>
        <w:rPr>
          <w:szCs w:val="22"/>
        </w:rPr>
        <w:t>Para utilizar</w:t>
      </w:r>
      <w:r w:rsidR="00B30280">
        <w:rPr>
          <w:szCs w:val="22"/>
        </w:rPr>
        <w:t xml:space="preserve"> python </w:t>
      </w:r>
      <w:r>
        <w:rPr>
          <w:szCs w:val="22"/>
        </w:rPr>
        <w:t>é necessário seguir alguns procedimentos:</w:t>
      </w:r>
    </w:p>
    <w:p w14:paraId="0B871CD8" w14:textId="394CDD58" w:rsidR="00B37C87" w:rsidRPr="00B37C87" w:rsidRDefault="00B30280" w:rsidP="003D3F6F">
      <w:pPr>
        <w:pStyle w:val="ListParagraph"/>
        <w:numPr>
          <w:ilvl w:val="0"/>
          <w:numId w:val="8"/>
        </w:numPr>
        <w:rPr>
          <w:szCs w:val="22"/>
        </w:rPr>
      </w:pPr>
      <w:r>
        <w:rPr>
          <w:szCs w:val="22"/>
        </w:rPr>
        <w:t xml:space="preserve">Instalar </w:t>
      </w:r>
      <w:r w:rsidR="003A2D8A">
        <w:rPr>
          <w:szCs w:val="22"/>
        </w:rPr>
        <w:t xml:space="preserve">jupyter-notebook </w:t>
      </w:r>
      <w:r w:rsidR="00B37C87" w:rsidRPr="00B37C87">
        <w:rPr>
          <w:szCs w:val="22"/>
        </w:rPr>
        <w:t xml:space="preserve">(Fig. </w:t>
      </w:r>
      <w:r w:rsidR="004E6BA1">
        <w:rPr>
          <w:szCs w:val="22"/>
        </w:rPr>
        <w:t>9</w:t>
      </w:r>
      <w:r w:rsidR="00B37C87" w:rsidRPr="00B37C87">
        <w:rPr>
          <w:szCs w:val="22"/>
        </w:rPr>
        <w:t>)</w:t>
      </w:r>
    </w:p>
    <w:p w14:paraId="62559977" w14:textId="5BF58BFD" w:rsidR="00B37C87" w:rsidRDefault="00B37C87" w:rsidP="003D3F6F">
      <w:pPr>
        <w:pStyle w:val="ListParagraph"/>
        <w:numPr>
          <w:ilvl w:val="0"/>
          <w:numId w:val="8"/>
        </w:numPr>
        <w:rPr>
          <w:szCs w:val="22"/>
        </w:rPr>
      </w:pPr>
      <w:r w:rsidRPr="00B37C87">
        <w:rPr>
          <w:szCs w:val="22"/>
        </w:rPr>
        <w:t xml:space="preserve">Como abrir um arquivo em jupyter notebook. (Fig. </w:t>
      </w:r>
      <w:r w:rsidR="004E6BA1">
        <w:rPr>
          <w:szCs w:val="22"/>
        </w:rPr>
        <w:t>10</w:t>
      </w:r>
      <w:r w:rsidRPr="00B37C87">
        <w:rPr>
          <w:szCs w:val="22"/>
        </w:rPr>
        <w:t xml:space="preserve">). </w:t>
      </w:r>
    </w:p>
    <w:p w14:paraId="2BA02275" w14:textId="1D759FA8" w:rsidR="006E5D97" w:rsidRPr="006E5D97" w:rsidRDefault="00B30280" w:rsidP="006E5D97">
      <w:pPr>
        <w:rPr>
          <w:szCs w:val="22"/>
        </w:rPr>
      </w:pPr>
      <w:r>
        <w:rPr>
          <w:szCs w:val="22"/>
        </w:rPr>
        <w:t>Para isso o usuário precisa já ter instalado o python, conforme comentado em outro momento.</w:t>
      </w:r>
    </w:p>
    <w:p w14:paraId="7F6921A5" w14:textId="1DDF6BF4" w:rsidR="00B37C87" w:rsidRDefault="006E5D97" w:rsidP="009912DB">
      <w:pPr>
        <w:rPr>
          <w:szCs w:val="22"/>
        </w:rPr>
      </w:pPr>
      <w:r w:rsidRPr="00A45FBD">
        <w:rPr>
          <w:rFonts w:cs="Arial"/>
          <w:noProof/>
        </w:rPr>
        <w:drawing>
          <wp:inline distT="0" distB="0" distL="0" distR="0" wp14:anchorId="7E8E3144" wp14:editId="6F0BD995">
            <wp:extent cx="5400040" cy="1333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InstalarCmd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81"/>
                    <a:stretch/>
                  </pic:blipFill>
                  <pic:spPr bwMode="auto"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65777" w14:textId="39C6E574" w:rsidR="006E5D97" w:rsidRPr="006E5D97" w:rsidRDefault="006E5D97" w:rsidP="006E5D97">
      <w:pPr>
        <w:rPr>
          <w:sz w:val="18"/>
          <w:szCs w:val="22"/>
        </w:rPr>
      </w:pPr>
      <w:r w:rsidRPr="006E5D97">
        <w:rPr>
          <w:b/>
          <w:sz w:val="18"/>
          <w:szCs w:val="22"/>
        </w:rPr>
        <w:t xml:space="preserve">Figura </w:t>
      </w:r>
      <w:r w:rsidR="004E6BA1">
        <w:rPr>
          <w:b/>
          <w:sz w:val="18"/>
          <w:szCs w:val="22"/>
        </w:rPr>
        <w:t>9</w:t>
      </w:r>
      <w:r w:rsidRPr="006E5D97">
        <w:rPr>
          <w:sz w:val="18"/>
          <w:szCs w:val="22"/>
        </w:rPr>
        <w:t>. Instalar jupyter-notebook</w:t>
      </w:r>
    </w:p>
    <w:p w14:paraId="51A222F9" w14:textId="7A775BBF" w:rsidR="006E5D97" w:rsidRDefault="006E5D97" w:rsidP="009912DB">
      <w:pPr>
        <w:rPr>
          <w:szCs w:val="22"/>
        </w:rPr>
      </w:pPr>
      <w:r>
        <w:rPr>
          <w:szCs w:val="22"/>
        </w:rPr>
        <w:t>Agora abra o jupyter-notebook e crie um arquivo novo</w:t>
      </w:r>
    </w:p>
    <w:p w14:paraId="7FCE6F7C" w14:textId="5A4F481E" w:rsidR="009912DB" w:rsidRDefault="005701C3" w:rsidP="009912DB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728A9CC1" wp14:editId="7DBB5513">
            <wp:extent cx="3306647" cy="25717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14" cy="257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DB38" w14:textId="69D72A36" w:rsidR="009A22D8" w:rsidRDefault="00B37C87" w:rsidP="009A22D8">
      <w:pPr>
        <w:rPr>
          <w:sz w:val="18"/>
          <w:szCs w:val="18"/>
        </w:rPr>
      </w:pPr>
      <w:r w:rsidRPr="00B37C87">
        <w:rPr>
          <w:b/>
          <w:sz w:val="18"/>
          <w:szCs w:val="18"/>
        </w:rPr>
        <w:lastRenderedPageBreak/>
        <w:t xml:space="preserve">Figura </w:t>
      </w:r>
      <w:r w:rsidR="004E6BA1">
        <w:rPr>
          <w:b/>
          <w:sz w:val="18"/>
          <w:szCs w:val="18"/>
        </w:rPr>
        <w:t>10</w:t>
      </w:r>
      <w:r w:rsidRPr="00B37C87">
        <w:rPr>
          <w:sz w:val="18"/>
          <w:szCs w:val="18"/>
        </w:rPr>
        <w:t>. Como abrir jupyter-notebook</w:t>
      </w:r>
    </w:p>
    <w:p w14:paraId="20CDCF7C" w14:textId="77777777" w:rsidR="005701C3" w:rsidRDefault="005701C3" w:rsidP="009A22D8">
      <w:pPr>
        <w:rPr>
          <w:sz w:val="18"/>
          <w:szCs w:val="18"/>
        </w:rPr>
      </w:pPr>
    </w:p>
    <w:p w14:paraId="2CC3B3C9" w14:textId="2C6B39D1" w:rsidR="005701C3" w:rsidRDefault="005701C3" w:rsidP="005701C3">
      <w:pPr>
        <w:rPr>
          <w:rFonts w:cs="Arial"/>
          <w:szCs w:val="22"/>
        </w:rPr>
      </w:pPr>
      <w:r>
        <w:rPr>
          <w:rFonts w:cs="Arial"/>
          <w:szCs w:val="22"/>
        </w:rPr>
        <w:t>Vamos começar a mexer em python!</w:t>
      </w:r>
    </w:p>
    <w:p w14:paraId="410E1908" w14:textId="574F1CB0" w:rsidR="005701C3" w:rsidRPr="005701C3" w:rsidRDefault="005701C3" w:rsidP="006B047A">
      <w:pPr>
        <w:rPr>
          <w:b/>
        </w:rPr>
      </w:pPr>
      <w:r w:rsidRPr="000D6450">
        <w:rPr>
          <w:rFonts w:cs="Arial"/>
          <w:szCs w:val="22"/>
        </w:rPr>
        <w:t xml:space="preserve">Em </w:t>
      </w:r>
      <w:r w:rsidRPr="000D6450">
        <w:rPr>
          <w:rFonts w:cs="Arial"/>
          <w:i/>
          <w:szCs w:val="22"/>
        </w:rPr>
        <w:t>Python</w:t>
      </w:r>
      <w:r w:rsidRPr="000D6450">
        <w:rPr>
          <w:rFonts w:cs="Arial"/>
          <w:szCs w:val="22"/>
        </w:rPr>
        <w:t xml:space="preserve">, </w:t>
      </w:r>
      <w:r w:rsidRPr="000D6450">
        <w:rPr>
          <w:rFonts w:cs="Arial"/>
          <w:b/>
          <w:szCs w:val="22"/>
        </w:rPr>
        <w:t>variáveis</w:t>
      </w:r>
      <w:r w:rsidRPr="000D6450">
        <w:rPr>
          <w:rFonts w:cs="Arial"/>
          <w:szCs w:val="22"/>
        </w:rPr>
        <w:t xml:space="preserve"> são chamadas de </w:t>
      </w:r>
      <w:r w:rsidRPr="000D6450">
        <w:rPr>
          <w:rFonts w:cs="Arial"/>
          <w:b/>
          <w:szCs w:val="22"/>
        </w:rPr>
        <w:t xml:space="preserve">rótulos </w:t>
      </w:r>
      <w:r w:rsidRPr="000D6450">
        <w:rPr>
          <w:rFonts w:cs="Arial"/>
          <w:szCs w:val="22"/>
        </w:rPr>
        <w:t>e receberão valores,</w:t>
      </w:r>
      <w:r w:rsidRPr="000D6450">
        <w:rPr>
          <w:rFonts w:cs="Arial"/>
          <w:b/>
          <w:szCs w:val="22"/>
        </w:rPr>
        <w:t xml:space="preserve"> </w:t>
      </w:r>
      <w:r w:rsidRPr="000D6450">
        <w:rPr>
          <w:rFonts w:cs="Arial"/>
          <w:szCs w:val="22"/>
        </w:rPr>
        <w:t xml:space="preserve">além disso, possuem algumas condições ao serem criadas, </w:t>
      </w:r>
      <w:r w:rsidR="006B047A">
        <w:rPr>
          <w:rFonts w:cs="Arial"/>
          <w:szCs w:val="22"/>
        </w:rPr>
        <w:t>v</w:t>
      </w:r>
      <w:r w:rsidRPr="005701C3">
        <w:rPr>
          <w:rFonts w:cs="Arial"/>
          <w:b/>
          <w:i/>
          <w:iCs/>
          <w:szCs w:val="22"/>
        </w:rPr>
        <w:t>ariáveis são apelidos para outras palavras! Nós criaremos uma palavra e colocaremos valores dentro desta palavra, mas não pode</w:t>
      </w:r>
      <w:r>
        <w:rPr>
          <w:rFonts w:cs="Arial"/>
          <w:b/>
          <w:i/>
          <w:iCs/>
          <w:szCs w:val="22"/>
        </w:rPr>
        <w:t>m</w:t>
      </w:r>
      <w:r w:rsidRPr="005701C3">
        <w:rPr>
          <w:rFonts w:cs="Arial"/>
          <w:b/>
          <w:i/>
          <w:iCs/>
          <w:szCs w:val="22"/>
        </w:rPr>
        <w:t xml:space="preserve"> começar </w:t>
      </w:r>
      <w:proofErr w:type="gramStart"/>
      <w:r w:rsidRPr="005701C3">
        <w:rPr>
          <w:rFonts w:cs="Arial"/>
          <w:b/>
          <w:i/>
          <w:iCs/>
          <w:szCs w:val="22"/>
        </w:rPr>
        <w:t>com  números</w:t>
      </w:r>
      <w:proofErr w:type="gramEnd"/>
      <w:r w:rsidRPr="005701C3">
        <w:rPr>
          <w:rFonts w:cs="Arial"/>
          <w:b/>
          <w:i/>
          <w:iCs/>
          <w:szCs w:val="22"/>
        </w:rPr>
        <w:t xml:space="preserve"> nem podem conter espaços. </w:t>
      </w:r>
    </w:p>
    <w:p w14:paraId="256632AD" w14:textId="615CA1D2" w:rsidR="005701C3" w:rsidRPr="000D6450" w:rsidRDefault="006B047A" w:rsidP="005701C3">
      <w:pPr>
        <w:rPr>
          <w:rFonts w:cs="Arial"/>
          <w:szCs w:val="22"/>
        </w:rPr>
      </w:pPr>
      <w:r>
        <w:rPr>
          <w:rFonts w:cs="Arial"/>
          <w:b/>
          <w:szCs w:val="22"/>
        </w:rPr>
        <w:t>S</w:t>
      </w:r>
      <w:r w:rsidR="005701C3" w:rsidRPr="005701C3">
        <w:rPr>
          <w:rFonts w:cs="Arial"/>
          <w:b/>
          <w:szCs w:val="22"/>
        </w:rPr>
        <w:t>omente observe</w:t>
      </w:r>
      <w:r w:rsidR="005701C3" w:rsidRPr="000D6450">
        <w:rPr>
          <w:rFonts w:cs="Arial"/>
          <w:szCs w:val="22"/>
        </w:rPr>
        <w:t xml:space="preserve"> um exemplo de erro de sintaxe na </w:t>
      </w:r>
      <w:ins w:id="32" w:author="Luiza email pessoal" w:date="2018-12-11T21:07:00Z">
        <w:r w:rsidR="005701C3" w:rsidRPr="000D6450">
          <w:rPr>
            <w:rFonts w:cs="Arial"/>
            <w:bCs/>
            <w:szCs w:val="22"/>
          </w:rPr>
          <w:t xml:space="preserve">Fig. </w:t>
        </w:r>
      </w:ins>
      <w:r w:rsidR="00271F50">
        <w:rPr>
          <w:rFonts w:cs="Arial"/>
          <w:bCs/>
          <w:szCs w:val="22"/>
        </w:rPr>
        <w:t>11</w:t>
      </w:r>
      <w:del w:id="33" w:author="Luiza email pessoal" w:date="2018-12-11T21:07:00Z">
        <w:r w:rsidR="005701C3" w:rsidRPr="000D6450" w:rsidDel="00AD575B">
          <w:rPr>
            <w:rFonts w:cs="Arial"/>
            <w:szCs w:val="22"/>
          </w:rPr>
          <w:delText>figura</w:delText>
        </w:r>
      </w:del>
      <w:del w:id="34" w:author="Luiza email pessoal" w:date="2018-12-11T21:08:00Z">
        <w:r w:rsidR="005701C3" w:rsidRPr="000D6450" w:rsidDel="00AD575B">
          <w:rPr>
            <w:rFonts w:cs="Arial"/>
            <w:szCs w:val="22"/>
          </w:rPr>
          <w:delText xml:space="preserve"> 5</w:delText>
        </w:r>
      </w:del>
      <w:r w:rsidR="005701C3" w:rsidRPr="000D6450">
        <w:rPr>
          <w:rFonts w:cs="Arial"/>
          <w:szCs w:val="22"/>
        </w:rPr>
        <w:t>, ao tentar colocar número na primeira letra de uma variável (2nota):</w:t>
      </w:r>
    </w:p>
    <w:p w14:paraId="5CB2D064" w14:textId="77777777" w:rsidR="005701C3" w:rsidRPr="00A45FBD" w:rsidRDefault="005701C3" w:rsidP="005701C3">
      <w:pPr>
        <w:keepNext/>
        <w:jc w:val="center"/>
        <w:rPr>
          <w:rFonts w:cs="Arial"/>
        </w:rPr>
      </w:pPr>
      <w:r w:rsidRPr="00A45FBD">
        <w:rPr>
          <w:rFonts w:cs="Arial"/>
          <w:noProof/>
          <w:szCs w:val="22"/>
        </w:rPr>
        <w:drawing>
          <wp:inline distT="0" distB="0" distL="0" distR="0" wp14:anchorId="14C93030" wp14:editId="65BC2A6F">
            <wp:extent cx="2990850" cy="129973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9764" cy="130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7959" w14:textId="7E6E1411" w:rsidR="005701C3" w:rsidRPr="00AD575B" w:rsidRDefault="005701C3" w:rsidP="005701C3">
      <w:pPr>
        <w:pStyle w:val="Caption"/>
        <w:jc w:val="center"/>
        <w:rPr>
          <w:rFonts w:cs="Arial"/>
          <w:b/>
          <w:i w:val="0"/>
          <w:color w:val="auto"/>
          <w:rPrChange w:id="35" w:author="Luiza email pessoal" w:date="2018-12-11T21:08:00Z">
            <w:rPr>
              <w:rFonts w:cs="Arial"/>
              <w:color w:val="000000"/>
              <w:szCs w:val="22"/>
            </w:rPr>
          </w:rPrChange>
        </w:rPr>
      </w:pPr>
      <w:r w:rsidRPr="00AD575B">
        <w:rPr>
          <w:rFonts w:cs="Arial"/>
          <w:b/>
          <w:i w:val="0"/>
          <w:color w:val="auto"/>
          <w:rPrChange w:id="36" w:author="Luiza email pessoal" w:date="2018-12-11T21:08:00Z">
            <w:rPr>
              <w:rFonts w:cs="Arial"/>
            </w:rPr>
          </w:rPrChange>
        </w:rPr>
        <w:t xml:space="preserve">Figura </w:t>
      </w:r>
      <w:r w:rsidR="00271F50">
        <w:rPr>
          <w:rFonts w:cs="Arial"/>
          <w:b/>
          <w:i w:val="0"/>
          <w:color w:val="auto"/>
        </w:rPr>
        <w:t>11</w:t>
      </w:r>
      <w:ins w:id="37" w:author="Luiza email pessoal" w:date="2018-12-11T21:09:00Z">
        <w:r>
          <w:rPr>
            <w:rFonts w:cs="Arial"/>
            <w:b/>
            <w:i w:val="0"/>
            <w:color w:val="auto"/>
          </w:rPr>
          <w:t>.</w:t>
        </w:r>
      </w:ins>
      <w:del w:id="38" w:author="Luiza email pessoal" w:date="2018-12-11T21:09:00Z">
        <w:r w:rsidRPr="00AD575B" w:rsidDel="00AD575B">
          <w:rPr>
            <w:rFonts w:cs="Arial"/>
            <w:b/>
            <w:i w:val="0"/>
            <w:color w:val="auto"/>
            <w:rPrChange w:id="39" w:author="Luiza email pessoal" w:date="2018-12-11T21:08:00Z">
              <w:rPr>
                <w:rFonts w:cs="Arial"/>
              </w:rPr>
            </w:rPrChange>
          </w:rPr>
          <w:delText xml:space="preserve"> </w:delText>
        </w:r>
        <w:r w:rsidRPr="00AD575B" w:rsidDel="00AD575B">
          <w:rPr>
            <w:rFonts w:cs="Arial"/>
            <w:i w:val="0"/>
            <w:color w:val="auto"/>
            <w:rPrChange w:id="40" w:author="Luiza email pessoal" w:date="2018-12-11T21:08:00Z">
              <w:rPr>
                <w:rFonts w:cs="Arial"/>
              </w:rPr>
            </w:rPrChange>
          </w:rPr>
          <w:delText>-</w:delText>
        </w:r>
      </w:del>
      <w:r w:rsidRPr="00AD575B">
        <w:rPr>
          <w:rFonts w:cs="Arial"/>
          <w:i w:val="0"/>
          <w:color w:val="auto"/>
          <w:rPrChange w:id="41" w:author="Luiza email pessoal" w:date="2018-12-11T21:08:00Z">
            <w:rPr>
              <w:rFonts w:cs="Arial"/>
            </w:rPr>
          </w:rPrChange>
        </w:rPr>
        <w:t xml:space="preserve"> Erro ao criar variável</w:t>
      </w:r>
    </w:p>
    <w:p w14:paraId="56D5D644" w14:textId="6998E78D" w:rsidR="005701C3" w:rsidRDefault="005701C3" w:rsidP="009A22D8">
      <w:r w:rsidRPr="005701C3">
        <w:rPr>
          <w:rFonts w:cs="Arial"/>
          <w:szCs w:val="22"/>
        </w:rPr>
        <w:t xml:space="preserve">Vamos criar a primeira variável, conforme fig </w:t>
      </w:r>
      <w:r w:rsidR="00271F50">
        <w:rPr>
          <w:rFonts w:cs="Arial"/>
          <w:szCs w:val="22"/>
        </w:rPr>
        <w:t>12</w:t>
      </w:r>
      <w:r>
        <w:rPr>
          <w:rFonts w:cs="Arial"/>
          <w:szCs w:val="22"/>
        </w:rPr>
        <w:t xml:space="preserve">. Após digitar os comandos na linha contendo a palavra </w:t>
      </w:r>
      <w:proofErr w:type="gramStart"/>
      <w:r w:rsidRPr="005701C3">
        <w:rPr>
          <w:rFonts w:ascii="Courier New" w:hAnsi="Courier New" w:cs="Courier New"/>
          <w:b/>
          <w:color w:val="002060"/>
          <w:sz w:val="24"/>
          <w:szCs w:val="22"/>
        </w:rPr>
        <w:t>in[</w:t>
      </w:r>
      <w:proofErr w:type="gramEnd"/>
      <w:r w:rsidRPr="005701C3">
        <w:rPr>
          <w:rFonts w:ascii="Courier New" w:hAnsi="Courier New" w:cs="Courier New"/>
          <w:b/>
          <w:color w:val="002060"/>
          <w:sz w:val="24"/>
          <w:szCs w:val="22"/>
        </w:rPr>
        <w:t>1]</w:t>
      </w:r>
      <w:r w:rsidRPr="005701C3">
        <w:rPr>
          <w:rFonts w:ascii="Courier New" w:hAnsi="Courier New" w:cs="Courier New"/>
          <w:color w:val="002060"/>
          <w:sz w:val="24"/>
          <w:szCs w:val="22"/>
        </w:rPr>
        <w:t xml:space="preserve"> </w:t>
      </w:r>
      <w:r w:rsidRPr="005701C3">
        <w:t>e aperta</w:t>
      </w:r>
      <w:r w:rsidR="0055482E">
        <w:t>r</w:t>
      </w:r>
      <w:r w:rsidRPr="005701C3">
        <w:t xml:space="preserve"> </w:t>
      </w:r>
      <w:r w:rsidR="0055482E" w:rsidRPr="0055482E">
        <w:rPr>
          <w:i/>
        </w:rPr>
        <w:t>alt</w:t>
      </w:r>
      <w:r w:rsidRPr="0055482E">
        <w:rPr>
          <w:i/>
        </w:rPr>
        <w:t xml:space="preserve"> enter</w:t>
      </w:r>
      <w:r w:rsidRPr="005701C3">
        <w:t>, o resultado sairá em baixo</w:t>
      </w:r>
      <w:r w:rsidR="0055482E">
        <w:t>, faça este exercício:</w:t>
      </w:r>
    </w:p>
    <w:p w14:paraId="232E2E27" w14:textId="6C8F3DFF" w:rsidR="0055482E" w:rsidRDefault="0055482E" w:rsidP="009A22D8">
      <w:pPr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inline distT="0" distB="0" distL="0" distR="0" wp14:anchorId="0AFAD684" wp14:editId="32D9E768">
            <wp:extent cx="5581650" cy="208721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938" cy="208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48D6" w14:textId="7894F603" w:rsidR="00766529" w:rsidRPr="005701C3" w:rsidRDefault="00766529" w:rsidP="006B047A">
      <w:pPr>
        <w:pStyle w:val="Caption"/>
        <w:jc w:val="left"/>
        <w:rPr>
          <w:ins w:id="42" w:author="Luiza email pessoal" w:date="2019-01-14T16:00:00Z"/>
          <w:rFonts w:cs="Arial"/>
          <w:szCs w:val="22"/>
        </w:rPr>
      </w:pPr>
      <w:r w:rsidRPr="00AD575B">
        <w:rPr>
          <w:rFonts w:cs="Arial"/>
          <w:b/>
          <w:i w:val="0"/>
          <w:color w:val="auto"/>
          <w:rPrChange w:id="43" w:author="Luiza email pessoal" w:date="2018-12-11T21:08:00Z">
            <w:rPr>
              <w:rFonts w:cs="Arial"/>
            </w:rPr>
          </w:rPrChange>
        </w:rPr>
        <w:t xml:space="preserve">Figura </w:t>
      </w:r>
      <w:r w:rsidR="00271F50">
        <w:rPr>
          <w:rFonts w:cs="Arial"/>
          <w:b/>
          <w:i w:val="0"/>
          <w:color w:val="auto"/>
        </w:rPr>
        <w:t>12</w:t>
      </w:r>
      <w:ins w:id="44" w:author="Luiza email pessoal" w:date="2018-12-11T21:09:00Z">
        <w:r>
          <w:rPr>
            <w:rFonts w:cs="Arial"/>
            <w:b/>
            <w:i w:val="0"/>
            <w:color w:val="auto"/>
          </w:rPr>
          <w:t>.</w:t>
        </w:r>
      </w:ins>
      <w:del w:id="45" w:author="Luiza email pessoal" w:date="2018-12-11T21:09:00Z">
        <w:r w:rsidRPr="00AD575B" w:rsidDel="00AD575B">
          <w:rPr>
            <w:rFonts w:cs="Arial"/>
            <w:b/>
            <w:i w:val="0"/>
            <w:color w:val="auto"/>
            <w:rPrChange w:id="46" w:author="Luiza email pessoal" w:date="2018-12-11T21:08:00Z">
              <w:rPr>
                <w:rFonts w:cs="Arial"/>
              </w:rPr>
            </w:rPrChange>
          </w:rPr>
          <w:delText xml:space="preserve"> </w:delText>
        </w:r>
        <w:r w:rsidRPr="00AD575B" w:rsidDel="00AD575B">
          <w:rPr>
            <w:rFonts w:cs="Arial"/>
            <w:i w:val="0"/>
            <w:color w:val="auto"/>
            <w:rPrChange w:id="47" w:author="Luiza email pessoal" w:date="2018-12-11T21:08:00Z">
              <w:rPr>
                <w:rFonts w:cs="Arial"/>
              </w:rPr>
            </w:rPrChange>
          </w:rPr>
          <w:delText>-</w:delText>
        </w:r>
      </w:del>
      <w:r w:rsidRPr="00AD575B">
        <w:rPr>
          <w:rFonts w:cs="Arial"/>
          <w:i w:val="0"/>
          <w:color w:val="auto"/>
          <w:rPrChange w:id="48" w:author="Luiza email pessoal" w:date="2018-12-11T21:08:00Z">
            <w:rPr>
              <w:rFonts w:cs="Arial"/>
            </w:rPr>
          </w:rPrChange>
        </w:rPr>
        <w:t xml:space="preserve"> </w:t>
      </w:r>
      <w:r>
        <w:rPr>
          <w:rFonts w:cs="Arial"/>
          <w:i w:val="0"/>
          <w:color w:val="auto"/>
        </w:rPr>
        <w:t>Primeira variável criada</w:t>
      </w:r>
    </w:p>
    <w:p w14:paraId="2E8D5881" w14:textId="77777777" w:rsidR="00B30280" w:rsidRDefault="00B30280" w:rsidP="00A662EC">
      <w:pPr>
        <w:rPr>
          <w:rFonts w:cs="Arial"/>
          <w:szCs w:val="22"/>
        </w:rPr>
        <w:sectPr w:rsidR="00B30280" w:rsidSect="00A662EC">
          <w:footerReference w:type="default" r:id="rId27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CBD67DE" w14:textId="10D5ACFE" w:rsidR="00B358BE" w:rsidRPr="000D6450" w:rsidRDefault="00B358BE" w:rsidP="00EC148F">
      <w:pPr>
        <w:jc w:val="both"/>
        <w:rPr>
          <w:rFonts w:cs="Arial"/>
          <w:szCs w:val="22"/>
        </w:rPr>
      </w:pPr>
      <w:r w:rsidRPr="000D6450">
        <w:rPr>
          <w:rFonts w:cs="Arial"/>
          <w:szCs w:val="22"/>
        </w:rPr>
        <w:t xml:space="preserve">Além de variáveis, outro tema relevante em </w:t>
      </w:r>
      <w:r w:rsidRPr="000D6450">
        <w:rPr>
          <w:rFonts w:cs="Arial"/>
          <w:i/>
          <w:szCs w:val="22"/>
        </w:rPr>
        <w:t>Python</w:t>
      </w:r>
      <w:r w:rsidRPr="000D6450">
        <w:rPr>
          <w:rFonts w:cs="Arial"/>
          <w:szCs w:val="22"/>
        </w:rPr>
        <w:t xml:space="preserve"> são os </w:t>
      </w:r>
      <w:r w:rsidRPr="000D6450">
        <w:rPr>
          <w:rFonts w:cs="Arial"/>
          <w:b/>
          <w:szCs w:val="22"/>
        </w:rPr>
        <w:t>operadores</w:t>
      </w:r>
      <w:r w:rsidRPr="000D6450">
        <w:rPr>
          <w:rFonts w:cs="Arial"/>
          <w:szCs w:val="22"/>
        </w:rPr>
        <w:t xml:space="preserve">. Quando um usuário entra no site e clica uma quantidade de vezes, analisa-se o </w:t>
      </w:r>
      <w:r w:rsidRPr="000D6450">
        <w:rPr>
          <w:rFonts w:cs="Arial"/>
          <w:b/>
          <w:szCs w:val="22"/>
        </w:rPr>
        <w:t xml:space="preserve">comportamento </w:t>
      </w:r>
      <w:r w:rsidRPr="000D6450">
        <w:rPr>
          <w:rFonts w:cs="Arial"/>
          <w:b/>
          <w:szCs w:val="22"/>
        </w:rPr>
        <w:lastRenderedPageBreak/>
        <w:t>probabilístico</w:t>
      </w:r>
      <w:r w:rsidRPr="000D6450">
        <w:rPr>
          <w:rFonts w:cs="Arial"/>
          <w:szCs w:val="22"/>
        </w:rPr>
        <w:t xml:space="preserve"> desse usuário, ao captar os dados relativos ao clique, assim, estratégias direcionadas de marketing e pesquisa podem ser feitas, tanto para desenvolvimento de novos produtos quanto para arquitetura da informação no site e posicionamento dos objetos. </w:t>
      </w:r>
    </w:p>
    <w:p w14:paraId="694686A3" w14:textId="79E838F1" w:rsidR="00B358BE" w:rsidRPr="000D6450" w:rsidRDefault="00B358BE" w:rsidP="00EC148F">
      <w:pPr>
        <w:jc w:val="both"/>
        <w:rPr>
          <w:rFonts w:cs="Arial"/>
          <w:szCs w:val="22"/>
        </w:rPr>
      </w:pPr>
      <w:r w:rsidRPr="000D6450">
        <w:rPr>
          <w:rFonts w:cs="Arial"/>
          <w:szCs w:val="22"/>
        </w:rPr>
        <w:t xml:space="preserve">Existem </w:t>
      </w:r>
      <w:r w:rsidRPr="00EC148F">
        <w:rPr>
          <w:rFonts w:cs="Arial"/>
          <w:b/>
          <w:szCs w:val="22"/>
        </w:rPr>
        <w:t>operadores de comparação, operadores de cálculo e operadores lógicos</w:t>
      </w:r>
      <w:r w:rsidRPr="000D6450">
        <w:rPr>
          <w:rFonts w:cs="Arial"/>
          <w:szCs w:val="22"/>
        </w:rPr>
        <w:t xml:space="preserve">. Na Tabela </w:t>
      </w:r>
      <w:r w:rsidR="00271F50">
        <w:rPr>
          <w:rFonts w:cs="Arial"/>
          <w:szCs w:val="22"/>
        </w:rPr>
        <w:t>6</w:t>
      </w:r>
      <w:r w:rsidRPr="000D6450">
        <w:rPr>
          <w:rFonts w:cs="Arial"/>
          <w:szCs w:val="22"/>
        </w:rPr>
        <w:t xml:space="preserve">, pode-se analisar os </w:t>
      </w:r>
      <w:r w:rsidRPr="00EC148F">
        <w:rPr>
          <w:rFonts w:cs="Arial"/>
          <w:b/>
          <w:szCs w:val="22"/>
        </w:rPr>
        <w:t>três tipos</w:t>
      </w:r>
      <w:r w:rsidRPr="000D6450">
        <w:rPr>
          <w:rFonts w:cs="Arial"/>
          <w:szCs w:val="22"/>
        </w:rPr>
        <w:t xml:space="preserve">. </w:t>
      </w:r>
    </w:p>
    <w:p w14:paraId="3887112D" w14:textId="69DDB801" w:rsidR="00B358BE" w:rsidRPr="00EC148F" w:rsidDel="00572486" w:rsidRDefault="00B358BE" w:rsidP="00B358BE">
      <w:pPr>
        <w:pStyle w:val="Caption"/>
        <w:rPr>
          <w:del w:id="49" w:author="Luiza email pessoal" w:date="2018-12-11T22:07:00Z"/>
          <w:rFonts w:cs="Arial"/>
          <w:i w:val="0"/>
          <w:color w:val="auto"/>
        </w:rPr>
      </w:pPr>
      <w:r w:rsidRPr="00EC148F">
        <w:rPr>
          <w:rFonts w:cs="Arial"/>
          <w:b/>
          <w:i w:val="0"/>
          <w:color w:val="auto"/>
        </w:rPr>
        <w:t>Tabela</w:t>
      </w:r>
      <w:r w:rsidR="00EC148F" w:rsidRPr="00EC148F">
        <w:rPr>
          <w:rFonts w:cs="Arial"/>
          <w:b/>
          <w:i w:val="0"/>
          <w:color w:val="auto"/>
        </w:rPr>
        <w:t xml:space="preserve"> </w:t>
      </w:r>
      <w:r w:rsidR="00271F50">
        <w:rPr>
          <w:rFonts w:cs="Arial"/>
          <w:b/>
          <w:i w:val="0"/>
          <w:color w:val="auto"/>
        </w:rPr>
        <w:t>6</w:t>
      </w:r>
      <w:r w:rsidRPr="00EC148F">
        <w:rPr>
          <w:rFonts w:cs="Arial"/>
          <w:i w:val="0"/>
          <w:color w:val="auto"/>
        </w:rPr>
        <w:t>. Tipos de operadores</w:t>
      </w:r>
    </w:p>
    <w:p w14:paraId="30AAAB56" w14:textId="77777777" w:rsidR="00B358BE" w:rsidRPr="00A45FBD" w:rsidRDefault="00B358BE">
      <w:pPr>
        <w:pStyle w:val="Caption"/>
        <w:rPr>
          <w:rFonts w:cs="Arial"/>
          <w:szCs w:val="22"/>
        </w:rPr>
        <w:pPrChange w:id="50" w:author="Luiza email pessoal" w:date="2018-12-11T22:07:00Z">
          <w:pPr/>
        </w:pPrChange>
      </w:pPr>
    </w:p>
    <w:tbl>
      <w:tblPr>
        <w:tblStyle w:val="GridTable1Light-Accent6"/>
        <w:tblW w:w="8494" w:type="dxa"/>
        <w:jc w:val="center"/>
        <w:tblLook w:val="04A0" w:firstRow="1" w:lastRow="0" w:firstColumn="1" w:lastColumn="0" w:noHBand="0" w:noVBand="1"/>
      </w:tblPr>
      <w:tblGrid>
        <w:gridCol w:w="3256"/>
        <w:gridCol w:w="2835"/>
        <w:gridCol w:w="2403"/>
      </w:tblGrid>
      <w:tr w:rsidR="00B358BE" w:rsidRPr="00A45FBD" w14:paraId="791397B8" w14:textId="77777777" w:rsidTr="004E6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E7BE0BB" w14:textId="77777777" w:rsidR="00B358BE" w:rsidRPr="000D6450" w:rsidRDefault="00B358BE" w:rsidP="00B358BE">
            <w:pPr>
              <w:jc w:val="center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OPERADORES DE COMPARAÇÃO</w:t>
            </w:r>
          </w:p>
          <w:p w14:paraId="11691B49" w14:textId="77777777" w:rsidR="00B358BE" w:rsidRPr="000D6450" w:rsidRDefault="00B358BE" w:rsidP="00B358BE">
            <w:pPr>
              <w:jc w:val="center"/>
              <w:rPr>
                <w:rFonts w:cs="Arial"/>
                <w:szCs w:val="22"/>
              </w:rPr>
            </w:pPr>
          </w:p>
        </w:tc>
        <w:tc>
          <w:tcPr>
            <w:tcW w:w="2835" w:type="dxa"/>
          </w:tcPr>
          <w:p w14:paraId="08487F96" w14:textId="77777777" w:rsidR="00B358BE" w:rsidRPr="000D6450" w:rsidRDefault="00B358BE" w:rsidP="00B358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OPERADORES DE CÁLCULO</w:t>
            </w:r>
          </w:p>
        </w:tc>
        <w:tc>
          <w:tcPr>
            <w:tcW w:w="2403" w:type="dxa"/>
          </w:tcPr>
          <w:p w14:paraId="60535C95" w14:textId="77777777" w:rsidR="00B358BE" w:rsidRPr="000D6450" w:rsidRDefault="00B358BE" w:rsidP="00B358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OPERADORES LÓGICOS</w:t>
            </w:r>
          </w:p>
        </w:tc>
      </w:tr>
      <w:tr w:rsidR="00B358BE" w:rsidRPr="00A45FBD" w14:paraId="072B15EE" w14:textId="77777777" w:rsidTr="004E6BA1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FB054A4" w14:textId="77777777" w:rsidR="00B358BE" w:rsidRPr="000D6450" w:rsidRDefault="00B358BE" w:rsidP="00B358BE">
            <w:pPr>
              <w:jc w:val="center"/>
              <w:rPr>
                <w:rFonts w:cs="Arial"/>
                <w:b w:val="0"/>
                <w:szCs w:val="22"/>
              </w:rPr>
            </w:pPr>
            <w:r w:rsidRPr="000D6450">
              <w:rPr>
                <w:rFonts w:cs="Arial"/>
                <w:b w:val="0"/>
                <w:szCs w:val="22"/>
              </w:rPr>
              <w:t>== igualdade</w:t>
            </w:r>
          </w:p>
          <w:p w14:paraId="2AAC1FE0" w14:textId="77777777" w:rsidR="00B358BE" w:rsidRPr="000D6450" w:rsidRDefault="00B358BE" w:rsidP="00B358BE">
            <w:pPr>
              <w:jc w:val="center"/>
              <w:rPr>
                <w:rFonts w:cs="Arial"/>
                <w:b w:val="0"/>
                <w:szCs w:val="22"/>
              </w:rPr>
            </w:pPr>
            <w:r w:rsidRPr="000D6450">
              <w:rPr>
                <w:rFonts w:cs="Arial"/>
                <w:b w:val="0"/>
                <w:szCs w:val="22"/>
              </w:rPr>
              <w:t>&gt; maior que</w:t>
            </w:r>
          </w:p>
          <w:p w14:paraId="284F9770" w14:textId="77777777" w:rsidR="00B358BE" w:rsidRPr="000D6450" w:rsidRDefault="00B358BE" w:rsidP="00B358BE">
            <w:pPr>
              <w:jc w:val="center"/>
              <w:rPr>
                <w:rFonts w:cs="Arial"/>
                <w:b w:val="0"/>
                <w:szCs w:val="22"/>
              </w:rPr>
            </w:pPr>
            <w:r w:rsidRPr="000D6450">
              <w:rPr>
                <w:rFonts w:cs="Arial"/>
                <w:b w:val="0"/>
                <w:szCs w:val="22"/>
              </w:rPr>
              <w:t>! diferente</w:t>
            </w:r>
          </w:p>
          <w:p w14:paraId="10716CF8" w14:textId="77777777" w:rsidR="00B358BE" w:rsidRPr="000D6450" w:rsidRDefault="00B358BE" w:rsidP="00B358BE">
            <w:pPr>
              <w:jc w:val="center"/>
              <w:rPr>
                <w:rFonts w:cs="Arial"/>
                <w:b w:val="0"/>
                <w:szCs w:val="22"/>
              </w:rPr>
            </w:pPr>
            <w:r w:rsidRPr="000D6450">
              <w:rPr>
                <w:rFonts w:cs="Arial"/>
                <w:b w:val="0"/>
                <w:szCs w:val="22"/>
              </w:rPr>
              <w:t>&gt;= maior ou igual</w:t>
            </w:r>
          </w:p>
        </w:tc>
        <w:tc>
          <w:tcPr>
            <w:tcW w:w="2835" w:type="dxa"/>
          </w:tcPr>
          <w:p w14:paraId="6A6E324B" w14:textId="77777777" w:rsidR="00B358BE" w:rsidRPr="000D6450" w:rsidRDefault="00B358BE" w:rsidP="00B358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+ adição</w:t>
            </w:r>
          </w:p>
          <w:p w14:paraId="208C5D09" w14:textId="77777777" w:rsidR="00B358BE" w:rsidRPr="000D6450" w:rsidRDefault="00B358BE" w:rsidP="00B358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- Subtração</w:t>
            </w:r>
          </w:p>
          <w:p w14:paraId="43D9EA6D" w14:textId="77777777" w:rsidR="00B358BE" w:rsidRPr="000D6450" w:rsidRDefault="00B358BE" w:rsidP="00B358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* multiplicação</w:t>
            </w:r>
          </w:p>
          <w:p w14:paraId="1A032E5E" w14:textId="77777777" w:rsidR="00B358BE" w:rsidRPr="000D6450" w:rsidRDefault="00B358BE" w:rsidP="00B358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** Exponenciação</w:t>
            </w:r>
          </w:p>
          <w:p w14:paraId="07168CAA" w14:textId="77777777" w:rsidR="00B358BE" w:rsidRPr="000D6450" w:rsidRDefault="00B358BE" w:rsidP="00B358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/ Divisão</w:t>
            </w:r>
          </w:p>
          <w:p w14:paraId="071F184C" w14:textId="77777777" w:rsidR="00B358BE" w:rsidRPr="000D6450" w:rsidRDefault="00B358BE" w:rsidP="00B358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// Divisão inteira</w:t>
            </w:r>
          </w:p>
        </w:tc>
        <w:tc>
          <w:tcPr>
            <w:tcW w:w="2403" w:type="dxa"/>
          </w:tcPr>
          <w:p w14:paraId="4EF3DA79" w14:textId="77777777" w:rsidR="00B358BE" w:rsidRPr="000D6450" w:rsidRDefault="00B358BE" w:rsidP="00B358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And - e</w:t>
            </w:r>
          </w:p>
          <w:p w14:paraId="7C113D01" w14:textId="77777777" w:rsidR="00B358BE" w:rsidRPr="000D6450" w:rsidRDefault="00B358BE" w:rsidP="00B358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Or - Ou</w:t>
            </w:r>
          </w:p>
          <w:p w14:paraId="3C5E4287" w14:textId="77777777" w:rsidR="00B358BE" w:rsidRPr="000D6450" w:rsidRDefault="00B358BE" w:rsidP="00B358B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 w:rsidRPr="000D6450">
              <w:rPr>
                <w:rFonts w:cs="Arial"/>
                <w:szCs w:val="22"/>
              </w:rPr>
              <w:t>Not – Não</w:t>
            </w:r>
          </w:p>
        </w:tc>
      </w:tr>
    </w:tbl>
    <w:p w14:paraId="1AF4F99F" w14:textId="77777777" w:rsidR="00B358BE" w:rsidRPr="00A45FBD" w:rsidRDefault="00B358BE" w:rsidP="00B358BE">
      <w:pPr>
        <w:rPr>
          <w:rFonts w:cs="Arial"/>
        </w:rPr>
      </w:pPr>
    </w:p>
    <w:p w14:paraId="4318F80B" w14:textId="0E3D87D3" w:rsidR="00B358BE" w:rsidRDefault="00B358BE" w:rsidP="00B358BE">
      <w:pPr>
        <w:rPr>
          <w:rFonts w:cs="Arial"/>
          <w:szCs w:val="22"/>
        </w:rPr>
      </w:pPr>
      <w:r w:rsidRPr="000D6450">
        <w:rPr>
          <w:rFonts w:cs="Arial"/>
          <w:szCs w:val="22"/>
        </w:rPr>
        <w:t>Exemplo 1) Probabilidade de</w:t>
      </w:r>
      <w:r w:rsidRPr="000D6450">
        <w:rPr>
          <w:rFonts w:cs="Arial"/>
          <w:b/>
          <w:szCs w:val="22"/>
        </w:rPr>
        <w:t xml:space="preserve"> cliques</w:t>
      </w:r>
      <w:r w:rsidRPr="000D6450">
        <w:rPr>
          <w:rFonts w:cs="Arial"/>
          <w:szCs w:val="22"/>
        </w:rPr>
        <w:t xml:space="preserve"> de usuários com </w:t>
      </w:r>
      <w:r w:rsidRPr="000D6450">
        <w:rPr>
          <w:rFonts w:cs="Arial"/>
          <w:b/>
          <w:szCs w:val="22"/>
        </w:rPr>
        <w:t xml:space="preserve">operador de </w:t>
      </w:r>
      <w:proofErr w:type="gramStart"/>
      <w:r w:rsidRPr="000D6450">
        <w:rPr>
          <w:rFonts w:cs="Arial"/>
          <w:b/>
          <w:szCs w:val="22"/>
        </w:rPr>
        <w:t>comparação(</w:t>
      </w:r>
      <w:proofErr w:type="gramEnd"/>
      <w:r w:rsidRPr="000D6450">
        <w:rPr>
          <w:rFonts w:cs="Arial"/>
          <w:b/>
          <w:szCs w:val="22"/>
        </w:rPr>
        <w:t>&gt;)</w:t>
      </w:r>
      <w:r w:rsidRPr="000D6450">
        <w:rPr>
          <w:rFonts w:cs="Arial"/>
          <w:szCs w:val="22"/>
        </w:rPr>
        <w:t>:</w:t>
      </w:r>
    </w:p>
    <w:p w14:paraId="4CF3E1A4" w14:textId="77777777" w:rsidR="00EC148F" w:rsidRDefault="00EC148F" w:rsidP="00EC148F">
      <w:pPr>
        <w:rPr>
          <w:rFonts w:ascii="Courier New" w:hAnsi="Courier New" w:cs="Courier New"/>
          <w:b/>
          <w:color w:val="002060"/>
          <w:szCs w:val="22"/>
        </w:rPr>
      </w:pPr>
      <w:r>
        <w:rPr>
          <w:rFonts w:ascii="Courier New" w:hAnsi="Courier New" w:cs="Courier New"/>
          <w:b/>
          <w:color w:val="002060"/>
          <w:szCs w:val="22"/>
        </w:rPr>
        <w:t>In []</w:t>
      </w:r>
    </w:p>
    <w:p w14:paraId="39C777E4" w14:textId="77777777" w:rsidR="00B358BE" w:rsidRPr="00EC148F" w:rsidRDefault="00B358BE" w:rsidP="00B358BE">
      <w:pPr>
        <w:rPr>
          <w:rFonts w:ascii="Courier New" w:hAnsi="Courier New" w:cs="Courier New"/>
          <w:b/>
          <w:color w:val="002060"/>
          <w:sz w:val="18"/>
          <w:szCs w:val="18"/>
        </w:rPr>
      </w:pP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cliques_julio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 xml:space="preserve">= </w:t>
      </w:r>
      <w:r w:rsidRPr="00EC148F">
        <w:rPr>
          <w:rFonts w:ascii="Courier New" w:hAnsi="Courier New" w:cs="Courier New"/>
          <w:b/>
          <w:color w:val="00B050"/>
          <w:sz w:val="18"/>
          <w:szCs w:val="18"/>
        </w:rPr>
        <w:t>10</w:t>
      </w:r>
    </w:p>
    <w:p w14:paraId="344F4570" w14:textId="77777777" w:rsidR="00B358BE" w:rsidRPr="00EC148F" w:rsidRDefault="00B358BE" w:rsidP="00B358BE">
      <w:pPr>
        <w:rPr>
          <w:rFonts w:ascii="Courier New" w:hAnsi="Courier New" w:cs="Courier New"/>
          <w:b/>
          <w:color w:val="002060"/>
          <w:sz w:val="18"/>
          <w:szCs w:val="18"/>
        </w:rPr>
      </w:pP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cliques_marcela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EC148F">
        <w:rPr>
          <w:rFonts w:ascii="Courier New" w:hAnsi="Courier New" w:cs="Courier New"/>
          <w:b/>
          <w:color w:val="00B050"/>
          <w:sz w:val="18"/>
          <w:szCs w:val="18"/>
        </w:rPr>
        <w:t xml:space="preserve"> 20</w:t>
      </w:r>
    </w:p>
    <w:p w14:paraId="6027AAD5" w14:textId="77777777" w:rsidR="00B358BE" w:rsidRPr="00EC148F" w:rsidRDefault="00B358BE" w:rsidP="00B358BE">
      <w:pPr>
        <w:rPr>
          <w:rFonts w:ascii="Courier New" w:hAnsi="Courier New" w:cs="Courier New"/>
          <w:b/>
          <w:color w:val="002060"/>
          <w:sz w:val="18"/>
          <w:szCs w:val="18"/>
        </w:rPr>
      </w:pP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>resultado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 xml:space="preserve"> = 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>cliques_julio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 xml:space="preserve"> &gt; 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>cliques_marcela</w:t>
      </w:r>
    </w:p>
    <w:p w14:paraId="6CD1A2B7" w14:textId="77777777" w:rsidR="00B358BE" w:rsidRPr="00EC148F" w:rsidRDefault="00B358BE" w:rsidP="00B358BE">
      <w:pPr>
        <w:rPr>
          <w:rFonts w:ascii="Courier New" w:hAnsi="Courier New" w:cs="Courier New"/>
          <w:b/>
          <w:color w:val="002060"/>
          <w:sz w:val="18"/>
          <w:szCs w:val="18"/>
        </w:rPr>
      </w:pPr>
      <w:r w:rsidRPr="00EC148F">
        <w:rPr>
          <w:rFonts w:ascii="Courier New" w:hAnsi="Courier New" w:cs="Courier New"/>
          <w:b/>
          <w:color w:val="00B050"/>
          <w:sz w:val="18"/>
          <w:szCs w:val="18"/>
        </w:rPr>
        <w:t>print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>(resultado)</w:t>
      </w:r>
    </w:p>
    <w:p w14:paraId="6E1B552E" w14:textId="078C823E" w:rsidR="00EC148F" w:rsidRDefault="00EC148F" w:rsidP="00EC148F">
      <w:pPr>
        <w:rPr>
          <w:rFonts w:ascii="Courier New" w:hAnsi="Courier New" w:cs="Courier New"/>
          <w:b/>
          <w:color w:val="FF0000"/>
          <w:szCs w:val="18"/>
        </w:rPr>
      </w:pPr>
      <w:proofErr w:type="gramStart"/>
      <w:r>
        <w:rPr>
          <w:rFonts w:ascii="Courier New" w:hAnsi="Courier New" w:cs="Courier New"/>
          <w:b/>
          <w:color w:val="FF0000"/>
          <w:szCs w:val="18"/>
        </w:rPr>
        <w:t>Out[</w:t>
      </w:r>
      <w:proofErr w:type="gramEnd"/>
      <w:r>
        <w:rPr>
          <w:rFonts w:ascii="Courier New" w:hAnsi="Courier New" w:cs="Courier New"/>
          <w:b/>
          <w:color w:val="FF0000"/>
          <w:szCs w:val="18"/>
        </w:rPr>
        <w:t xml:space="preserve">] </w:t>
      </w:r>
    </w:p>
    <w:p w14:paraId="08E5DDCB" w14:textId="77777777" w:rsidR="00B358BE" w:rsidRPr="00EC148F" w:rsidRDefault="00B358BE" w:rsidP="00B358BE">
      <w:pPr>
        <w:rPr>
          <w:rFonts w:ascii="Courier New" w:hAnsi="Courier New" w:cs="Courier New"/>
          <w:b/>
          <w:color w:val="002060"/>
          <w:sz w:val="18"/>
          <w:szCs w:val="18"/>
        </w:rPr>
      </w:pPr>
      <w:r w:rsidRPr="00EC148F">
        <w:rPr>
          <w:rFonts w:ascii="Courier New" w:hAnsi="Courier New" w:cs="Courier New"/>
          <w:b/>
          <w:color w:val="002060"/>
          <w:sz w:val="18"/>
          <w:szCs w:val="18"/>
        </w:rPr>
        <w:t>Resultado</w:t>
      </w:r>
      <w:r w:rsidRPr="00EC148F">
        <w:rPr>
          <w:rFonts w:ascii="Courier New" w:hAnsi="Courier New" w:cs="Courier New"/>
          <w:color w:val="002060"/>
          <w:sz w:val="18"/>
          <w:szCs w:val="18"/>
        </w:rPr>
        <w:t>:</w:t>
      </w:r>
      <w:r w:rsidRPr="00EC148F">
        <w:rPr>
          <w:rFonts w:ascii="Courier New" w:hAnsi="Courier New" w:cs="Courier New"/>
          <w:b/>
          <w:color w:val="002060"/>
          <w:sz w:val="18"/>
          <w:szCs w:val="18"/>
        </w:rPr>
        <w:t xml:space="preserve"> False </w:t>
      </w:r>
    </w:p>
    <w:p w14:paraId="757A79FA" w14:textId="77777777" w:rsidR="00B358BE" w:rsidRPr="000D6450" w:rsidRDefault="00B358BE" w:rsidP="00B358BE">
      <w:pPr>
        <w:rPr>
          <w:rFonts w:cs="Arial"/>
          <w:color w:val="002060"/>
          <w:szCs w:val="22"/>
        </w:rPr>
      </w:pPr>
      <w:r w:rsidRPr="000D6450">
        <w:rPr>
          <w:rFonts w:cs="Arial"/>
          <w:color w:val="002060"/>
          <w:szCs w:val="22"/>
        </w:rPr>
        <w:t xml:space="preserve">Análise estatística: Marcela está mais propensa a consumir determinado produto. </w:t>
      </w:r>
    </w:p>
    <w:p w14:paraId="68997ECA" w14:textId="77777777" w:rsidR="00B358BE" w:rsidRPr="000D6450" w:rsidRDefault="00B358BE" w:rsidP="00B358BE">
      <w:pPr>
        <w:rPr>
          <w:rFonts w:cs="Arial"/>
          <w:b/>
          <w:szCs w:val="22"/>
        </w:rPr>
      </w:pPr>
      <w:r w:rsidRPr="000D6450">
        <w:rPr>
          <w:rFonts w:cs="Arial"/>
          <w:szCs w:val="22"/>
        </w:rPr>
        <w:t xml:space="preserve">Exemplo 2) Probabilidade de </w:t>
      </w:r>
      <w:r w:rsidRPr="000D6450">
        <w:rPr>
          <w:rFonts w:cs="Arial"/>
          <w:b/>
          <w:szCs w:val="22"/>
        </w:rPr>
        <w:t xml:space="preserve">gostos assinalados </w:t>
      </w:r>
      <w:r w:rsidRPr="000D6450">
        <w:rPr>
          <w:rFonts w:cs="Arial"/>
          <w:szCs w:val="22"/>
        </w:rPr>
        <w:t xml:space="preserve">com </w:t>
      </w:r>
      <w:r w:rsidRPr="000D6450">
        <w:rPr>
          <w:rFonts w:cs="Arial"/>
          <w:b/>
          <w:szCs w:val="22"/>
        </w:rPr>
        <w:t xml:space="preserve">operador de </w:t>
      </w:r>
      <w:proofErr w:type="gramStart"/>
      <w:r w:rsidRPr="000D6450">
        <w:rPr>
          <w:rFonts w:cs="Arial"/>
          <w:b/>
          <w:szCs w:val="22"/>
        </w:rPr>
        <w:t>comparação(</w:t>
      </w:r>
      <w:proofErr w:type="gramEnd"/>
      <w:r w:rsidRPr="000D6450">
        <w:rPr>
          <w:rFonts w:cs="Arial"/>
          <w:b/>
          <w:szCs w:val="22"/>
        </w:rPr>
        <w:t>==):</w:t>
      </w:r>
    </w:p>
    <w:p w14:paraId="10FA9A3C" w14:textId="77777777" w:rsidR="00EC148F" w:rsidRDefault="00EC148F" w:rsidP="00EC148F">
      <w:pPr>
        <w:rPr>
          <w:rFonts w:ascii="Courier New" w:hAnsi="Courier New" w:cs="Courier New"/>
          <w:b/>
          <w:color w:val="002060"/>
          <w:szCs w:val="22"/>
        </w:rPr>
      </w:pPr>
      <w:r>
        <w:rPr>
          <w:rFonts w:ascii="Courier New" w:hAnsi="Courier New" w:cs="Courier New"/>
          <w:b/>
          <w:color w:val="002060"/>
          <w:szCs w:val="22"/>
        </w:rPr>
        <w:lastRenderedPageBreak/>
        <w:t>In []</w:t>
      </w:r>
    </w:p>
    <w:p w14:paraId="56030072" w14:textId="77777777" w:rsidR="00B358BE" w:rsidRPr="00EC148F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gosto_marcos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(</w:t>
      </w:r>
      <w:r w:rsidRPr="00EC148F">
        <w:rPr>
          <w:rFonts w:ascii="Courier New" w:hAnsi="Courier New" w:cs="Courier New"/>
          <w:b/>
          <w:color w:val="C00000"/>
          <w:sz w:val="18"/>
          <w:szCs w:val="18"/>
        </w:rPr>
        <w:t>'futebol'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>)</w:t>
      </w:r>
    </w:p>
    <w:p w14:paraId="4C34F8B2" w14:textId="77777777" w:rsidR="00B358BE" w:rsidRPr="00EC148F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gosto_joao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(</w:t>
      </w:r>
      <w:r w:rsidRPr="00EC148F">
        <w:rPr>
          <w:rFonts w:ascii="Courier New" w:hAnsi="Courier New" w:cs="Courier New"/>
          <w:b/>
          <w:color w:val="C00000"/>
          <w:sz w:val="18"/>
          <w:szCs w:val="18"/>
        </w:rPr>
        <w:t>'futebol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>')</w:t>
      </w:r>
    </w:p>
    <w:p w14:paraId="273591FE" w14:textId="77777777" w:rsidR="00B358BE" w:rsidRPr="00EC148F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mesma_propaganda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gosto_marcos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>==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gosto_joao</w:t>
      </w:r>
    </w:p>
    <w:p w14:paraId="4D2E8222" w14:textId="5F94AE1D" w:rsidR="00B358BE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EC148F">
        <w:rPr>
          <w:rFonts w:ascii="Courier New" w:hAnsi="Courier New" w:cs="Courier New"/>
          <w:b/>
          <w:color w:val="00B050"/>
          <w:sz w:val="18"/>
          <w:szCs w:val="18"/>
        </w:rPr>
        <w:t>print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>(mesma_propaganda)</w:t>
      </w:r>
    </w:p>
    <w:p w14:paraId="5B5A5819" w14:textId="77777777" w:rsidR="00EC148F" w:rsidRDefault="00EC148F" w:rsidP="00EC148F">
      <w:pPr>
        <w:rPr>
          <w:rFonts w:ascii="Courier New" w:hAnsi="Courier New" w:cs="Courier New"/>
          <w:b/>
          <w:color w:val="FF0000"/>
          <w:szCs w:val="18"/>
        </w:rPr>
      </w:pPr>
      <w:proofErr w:type="gramStart"/>
      <w:r>
        <w:rPr>
          <w:rFonts w:ascii="Courier New" w:hAnsi="Courier New" w:cs="Courier New"/>
          <w:b/>
          <w:color w:val="FF0000"/>
          <w:szCs w:val="18"/>
        </w:rPr>
        <w:t>Out[</w:t>
      </w:r>
      <w:proofErr w:type="gramEnd"/>
      <w:r>
        <w:rPr>
          <w:rFonts w:ascii="Courier New" w:hAnsi="Courier New" w:cs="Courier New"/>
          <w:b/>
          <w:color w:val="FF0000"/>
          <w:szCs w:val="18"/>
        </w:rPr>
        <w:t>]</w:t>
      </w:r>
    </w:p>
    <w:p w14:paraId="0798CA43" w14:textId="77777777" w:rsidR="00B358BE" w:rsidRPr="00EC148F" w:rsidRDefault="00B358BE" w:rsidP="00B358BE">
      <w:pPr>
        <w:rPr>
          <w:rFonts w:ascii="Courier New" w:hAnsi="Courier New" w:cs="Courier New"/>
          <w:b/>
          <w:color w:val="002060"/>
          <w:sz w:val="18"/>
          <w:szCs w:val="18"/>
        </w:rPr>
      </w:pPr>
      <w:r w:rsidRPr="00EC148F">
        <w:rPr>
          <w:rFonts w:ascii="Courier New" w:hAnsi="Courier New" w:cs="Courier New"/>
          <w:b/>
          <w:color w:val="002060"/>
          <w:sz w:val="18"/>
          <w:szCs w:val="18"/>
        </w:rPr>
        <w:t>Resultado: True</w:t>
      </w:r>
    </w:p>
    <w:p w14:paraId="0B941E65" w14:textId="2667814C" w:rsidR="00B358BE" w:rsidRDefault="00B358BE" w:rsidP="00B358BE">
      <w:pPr>
        <w:rPr>
          <w:rFonts w:cs="Arial"/>
          <w:color w:val="002060"/>
          <w:szCs w:val="22"/>
        </w:rPr>
      </w:pPr>
      <w:r w:rsidRPr="000D6450">
        <w:rPr>
          <w:rFonts w:cs="Arial"/>
          <w:color w:val="002060"/>
          <w:szCs w:val="22"/>
        </w:rPr>
        <w:t>Análise estatística: Os dois usuários são o público-alvo de propagandas de futebol.</w:t>
      </w:r>
    </w:p>
    <w:p w14:paraId="6B53F90C" w14:textId="7CE236E1" w:rsidR="00B358BE" w:rsidRDefault="00B358BE" w:rsidP="00B358BE">
      <w:pPr>
        <w:rPr>
          <w:rFonts w:cs="Arial"/>
          <w:szCs w:val="22"/>
        </w:rPr>
      </w:pPr>
      <w:r w:rsidRPr="000D6450">
        <w:rPr>
          <w:rFonts w:cs="Arial"/>
          <w:szCs w:val="22"/>
        </w:rPr>
        <w:t xml:space="preserve">Exemplo 3) </w:t>
      </w:r>
      <w:r w:rsidRPr="000D6450">
        <w:rPr>
          <w:rFonts w:cs="Arial"/>
          <w:b/>
          <w:szCs w:val="22"/>
        </w:rPr>
        <w:t>Operador de cálculo</w:t>
      </w:r>
      <w:r w:rsidRPr="000D6450">
        <w:rPr>
          <w:rFonts w:cs="Arial"/>
          <w:szCs w:val="22"/>
        </w:rPr>
        <w:t xml:space="preserve"> traçando a </w:t>
      </w:r>
      <w:r w:rsidRPr="000D6450">
        <w:rPr>
          <w:rFonts w:cs="Arial"/>
          <w:b/>
          <w:szCs w:val="22"/>
        </w:rPr>
        <w:t>média de compras</w:t>
      </w:r>
      <w:r w:rsidRPr="000D6450">
        <w:rPr>
          <w:rFonts w:cs="Arial"/>
          <w:szCs w:val="22"/>
        </w:rPr>
        <w:t xml:space="preserve"> de um usuário:</w:t>
      </w:r>
    </w:p>
    <w:p w14:paraId="0F862ED5" w14:textId="0DC01ED6" w:rsidR="00B358BE" w:rsidRPr="00EC148F" w:rsidRDefault="00EC148F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>
        <w:rPr>
          <w:rFonts w:ascii="Courier New" w:hAnsi="Courier New" w:cs="Courier New"/>
          <w:b/>
          <w:color w:val="002060"/>
          <w:szCs w:val="22"/>
        </w:rPr>
        <w:t xml:space="preserve">In [] </w:t>
      </w:r>
      <w:r w:rsidR="00B358BE"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compra1_joao </w:t>
      </w:r>
      <w:r w:rsidR="00B358BE"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="00B358BE"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</w:t>
      </w:r>
      <w:r w:rsidR="00B358BE" w:rsidRPr="00EC148F">
        <w:rPr>
          <w:rFonts w:ascii="Courier New" w:hAnsi="Courier New" w:cs="Courier New"/>
          <w:b/>
          <w:color w:val="00B050"/>
          <w:sz w:val="18"/>
          <w:szCs w:val="18"/>
        </w:rPr>
        <w:t>50</w:t>
      </w:r>
    </w:p>
    <w:p w14:paraId="29BF6364" w14:textId="35C7C71A" w:rsidR="00B358BE" w:rsidRPr="00EC148F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compra2_joao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</w:t>
      </w:r>
      <w:r w:rsidRPr="00EC148F">
        <w:rPr>
          <w:rFonts w:ascii="Courier New" w:hAnsi="Courier New" w:cs="Courier New"/>
          <w:b/>
          <w:color w:val="00B050"/>
          <w:sz w:val="18"/>
          <w:szCs w:val="18"/>
        </w:rPr>
        <w:t>30</w:t>
      </w:r>
    </w:p>
    <w:p w14:paraId="2E54CE25" w14:textId="1EBD53A4" w:rsidR="00B358BE" w:rsidRPr="00EC148F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compra3_joao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EC148F">
        <w:rPr>
          <w:rFonts w:ascii="Courier New" w:hAnsi="Courier New" w:cs="Courier New"/>
          <w:b/>
          <w:color w:val="00B050"/>
          <w:sz w:val="18"/>
          <w:szCs w:val="18"/>
        </w:rPr>
        <w:t xml:space="preserve"> 40</w:t>
      </w:r>
    </w:p>
    <w:p w14:paraId="06751A9E" w14:textId="6D488A9C" w:rsidR="00B358BE" w:rsidRPr="00EC148F" w:rsidRDefault="00EC148F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>
        <w:rPr>
          <w:rFonts w:ascii="Courier New" w:hAnsi="Courier New" w:cs="Courier New"/>
          <w:b/>
          <w:color w:val="000000" w:themeColor="text1"/>
          <w:sz w:val="18"/>
          <w:szCs w:val="18"/>
        </w:rPr>
        <w:t>n</w:t>
      </w:r>
      <w:r w:rsidR="00B358BE"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umero_decompras </w:t>
      </w:r>
      <w:r w:rsidR="00B358BE"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="00B358BE"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</w:t>
      </w:r>
      <w:r w:rsidR="00B358BE" w:rsidRPr="00EC148F">
        <w:rPr>
          <w:rFonts w:ascii="Courier New" w:hAnsi="Courier New" w:cs="Courier New"/>
          <w:b/>
          <w:color w:val="00B050"/>
          <w:sz w:val="18"/>
          <w:szCs w:val="18"/>
        </w:rPr>
        <w:t>3</w:t>
      </w:r>
    </w:p>
    <w:p w14:paraId="558AC337" w14:textId="025CF979" w:rsidR="00B358BE" w:rsidRPr="00EC148F" w:rsidRDefault="00EC148F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>
        <w:rPr>
          <w:rFonts w:ascii="Courier New" w:hAnsi="Courier New" w:cs="Courier New"/>
          <w:b/>
          <w:color w:val="000000" w:themeColor="text1"/>
          <w:sz w:val="18"/>
          <w:szCs w:val="18"/>
        </w:rPr>
        <w:t>t</w:t>
      </w:r>
      <w:r w:rsidR="00B358BE"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otal_joao </w:t>
      </w:r>
      <w:r w:rsidR="00B358BE"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="00B358BE"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compra1_joao</w:t>
      </w:r>
      <w:r w:rsidR="00B358BE" w:rsidRPr="00EC148F">
        <w:rPr>
          <w:rFonts w:ascii="Courier New" w:hAnsi="Courier New" w:cs="Courier New"/>
          <w:b/>
          <w:color w:val="911F89"/>
          <w:sz w:val="18"/>
          <w:szCs w:val="18"/>
        </w:rPr>
        <w:t xml:space="preserve"> + </w:t>
      </w:r>
      <w:r w:rsidR="00B358BE"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compra2_joao </w:t>
      </w:r>
      <w:r w:rsidR="00B358BE" w:rsidRPr="00EC148F">
        <w:rPr>
          <w:rFonts w:ascii="Courier New" w:hAnsi="Courier New" w:cs="Courier New"/>
          <w:b/>
          <w:color w:val="911F89"/>
          <w:sz w:val="18"/>
          <w:szCs w:val="18"/>
        </w:rPr>
        <w:t>+</w:t>
      </w:r>
      <w:r w:rsidR="00B358BE"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compra3_joao</w:t>
      </w:r>
    </w:p>
    <w:p w14:paraId="476FE813" w14:textId="4F3930B2" w:rsidR="00B358BE" w:rsidRPr="00EC148F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media_joao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total_joao </w:t>
      </w:r>
      <w:r w:rsidRPr="00EC148F">
        <w:rPr>
          <w:rFonts w:ascii="Courier New" w:hAnsi="Courier New" w:cs="Courier New"/>
          <w:b/>
          <w:color w:val="911F89"/>
          <w:sz w:val="18"/>
          <w:szCs w:val="18"/>
        </w:rPr>
        <w:t>/</w:t>
      </w:r>
      <w:r w:rsidRPr="00EC148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numero_decompras</w:t>
      </w:r>
    </w:p>
    <w:p w14:paraId="2B270B9A" w14:textId="13C4B862" w:rsidR="00B358BE" w:rsidRPr="00503725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503725">
        <w:rPr>
          <w:rFonts w:ascii="Courier New" w:hAnsi="Courier New" w:cs="Courier New"/>
          <w:b/>
          <w:color w:val="00B050"/>
          <w:sz w:val="18"/>
          <w:szCs w:val="18"/>
        </w:rPr>
        <w:t>print</w:t>
      </w:r>
      <w:r w:rsidRPr="00503725">
        <w:rPr>
          <w:rFonts w:ascii="Courier New" w:hAnsi="Courier New" w:cs="Courier New"/>
          <w:b/>
          <w:color w:val="000000" w:themeColor="text1"/>
          <w:sz w:val="18"/>
          <w:szCs w:val="18"/>
        </w:rPr>
        <w:t>(media_joao)</w:t>
      </w:r>
    </w:p>
    <w:p w14:paraId="3432C374" w14:textId="3A726CA8" w:rsidR="00B358BE" w:rsidRPr="00503725" w:rsidRDefault="00EC148F" w:rsidP="00B358BE">
      <w:pPr>
        <w:rPr>
          <w:rFonts w:ascii="Courier New" w:hAnsi="Courier New" w:cs="Courier New"/>
          <w:b/>
          <w:color w:val="002060"/>
          <w:sz w:val="18"/>
          <w:szCs w:val="18"/>
        </w:rPr>
      </w:pPr>
      <w:proofErr w:type="gramStart"/>
      <w:r w:rsidRPr="00503725">
        <w:rPr>
          <w:rFonts w:ascii="Courier New" w:hAnsi="Courier New" w:cs="Courier New"/>
          <w:b/>
          <w:color w:val="FF0000"/>
          <w:szCs w:val="18"/>
        </w:rPr>
        <w:t>Out[</w:t>
      </w:r>
      <w:proofErr w:type="gramEnd"/>
      <w:r w:rsidRPr="00503725">
        <w:rPr>
          <w:rFonts w:ascii="Courier New" w:hAnsi="Courier New" w:cs="Courier New"/>
          <w:b/>
          <w:color w:val="FF0000"/>
          <w:szCs w:val="18"/>
        </w:rPr>
        <w:t xml:space="preserve">] </w:t>
      </w:r>
      <w:r w:rsidR="00B358BE" w:rsidRPr="00503725">
        <w:rPr>
          <w:rFonts w:ascii="Courier New" w:hAnsi="Courier New" w:cs="Courier New"/>
          <w:b/>
          <w:color w:val="002060"/>
          <w:sz w:val="18"/>
          <w:szCs w:val="18"/>
        </w:rPr>
        <w:t>Resultado: 40</w:t>
      </w:r>
    </w:p>
    <w:p w14:paraId="1A810EF0" w14:textId="77777777" w:rsidR="00B358BE" w:rsidRPr="000D6450" w:rsidRDefault="00B358BE" w:rsidP="00B358BE">
      <w:pPr>
        <w:rPr>
          <w:rFonts w:cs="Arial"/>
          <w:color w:val="002060"/>
          <w:szCs w:val="22"/>
        </w:rPr>
      </w:pPr>
      <w:r w:rsidRPr="000D6450">
        <w:rPr>
          <w:rFonts w:cs="Arial"/>
          <w:color w:val="002060"/>
          <w:szCs w:val="22"/>
        </w:rPr>
        <w:t xml:space="preserve">Análise estatística: João compra em média R$ 40,00 por pedido. </w:t>
      </w:r>
    </w:p>
    <w:p w14:paraId="3D9A6CDA" w14:textId="77777777" w:rsidR="00B358BE" w:rsidRPr="000D6450" w:rsidRDefault="00B358BE" w:rsidP="00B358BE">
      <w:pPr>
        <w:rPr>
          <w:rFonts w:cs="Arial"/>
          <w:color w:val="002060"/>
          <w:szCs w:val="22"/>
        </w:rPr>
      </w:pPr>
      <w:r w:rsidRPr="000D6450">
        <w:rPr>
          <w:rFonts w:cs="Arial"/>
          <w:szCs w:val="22"/>
        </w:rPr>
        <w:t xml:space="preserve">Exemplo 4) Exemplos de operadores lógicos ao decidir se deve mandar propaganda ou não, a partir de um campo de checagem vazio. Quando o usuário marca a opção de não receber propaganda como </w:t>
      </w:r>
      <w:r w:rsidRPr="000D6450">
        <w:rPr>
          <w:rFonts w:cs="Arial"/>
          <w:i/>
          <w:szCs w:val="22"/>
        </w:rPr>
        <w:t>True</w:t>
      </w:r>
      <w:r w:rsidRPr="000D6450">
        <w:rPr>
          <w:rFonts w:cs="Arial"/>
          <w:szCs w:val="22"/>
        </w:rPr>
        <w:t>, a variável “mandar e-mail” será oposta por causa do “</w:t>
      </w:r>
      <w:r w:rsidRPr="000D6450">
        <w:rPr>
          <w:rFonts w:cs="Arial"/>
          <w:i/>
          <w:szCs w:val="22"/>
        </w:rPr>
        <w:t>not</w:t>
      </w:r>
      <w:r w:rsidRPr="000D6450">
        <w:rPr>
          <w:rFonts w:cs="Arial"/>
          <w:szCs w:val="22"/>
        </w:rPr>
        <w:t xml:space="preserve">”, sendo assim, será </w:t>
      </w:r>
      <w:r w:rsidRPr="000D6450">
        <w:rPr>
          <w:rFonts w:cs="Arial"/>
          <w:i/>
          <w:szCs w:val="22"/>
        </w:rPr>
        <w:t>False</w:t>
      </w:r>
      <w:r w:rsidRPr="000D6450">
        <w:rPr>
          <w:rFonts w:cs="Arial"/>
          <w:szCs w:val="22"/>
        </w:rPr>
        <w:t xml:space="preserve">, ou seja, “não mandar e-mails”. </w:t>
      </w:r>
    </w:p>
    <w:p w14:paraId="5F3FD10B" w14:textId="77777777" w:rsidR="002C2EEF" w:rsidRDefault="002C2EEF" w:rsidP="002C2EEF">
      <w:pPr>
        <w:rPr>
          <w:rFonts w:ascii="Courier New" w:hAnsi="Courier New" w:cs="Courier New"/>
          <w:b/>
          <w:color w:val="002060"/>
          <w:szCs w:val="22"/>
        </w:rPr>
      </w:pPr>
      <w:r>
        <w:rPr>
          <w:rFonts w:ascii="Courier New" w:hAnsi="Courier New" w:cs="Courier New"/>
          <w:b/>
          <w:color w:val="002060"/>
          <w:szCs w:val="22"/>
        </w:rPr>
        <w:t>In []</w:t>
      </w:r>
    </w:p>
    <w:p w14:paraId="314A5CB1" w14:textId="1A6A6D69" w:rsidR="00B358BE" w:rsidRPr="002C2EEF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2C2EE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nao_receber_propaganda_voo </w:t>
      </w:r>
      <w:r w:rsidRPr="002C2EE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2C2EEF">
        <w:rPr>
          <w:rFonts w:ascii="Courier New" w:hAnsi="Courier New" w:cs="Courier New"/>
          <w:b/>
          <w:color w:val="00B050"/>
          <w:sz w:val="18"/>
          <w:szCs w:val="18"/>
        </w:rPr>
        <w:t xml:space="preserve"> True</w:t>
      </w:r>
    </w:p>
    <w:p w14:paraId="0CD2BE6E" w14:textId="77777777" w:rsidR="00B358BE" w:rsidRPr="002C2EEF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</w:rPr>
      </w:pPr>
      <w:r w:rsidRPr="002C2EE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mandar_emails_voo </w:t>
      </w:r>
      <w:r w:rsidRPr="002C2EE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2C2EE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</w:t>
      </w:r>
      <w:r w:rsidRPr="002C2EEF">
        <w:rPr>
          <w:rFonts w:ascii="Courier New" w:hAnsi="Courier New" w:cs="Courier New"/>
          <w:b/>
          <w:color w:val="00B050"/>
          <w:sz w:val="18"/>
          <w:szCs w:val="18"/>
        </w:rPr>
        <w:t>not</w:t>
      </w:r>
      <w:r w:rsidRPr="002C2EEF">
        <w:rPr>
          <w:rFonts w:ascii="Courier New" w:hAnsi="Courier New" w:cs="Courier New"/>
          <w:b/>
          <w:color w:val="000000" w:themeColor="text1"/>
          <w:sz w:val="18"/>
          <w:szCs w:val="18"/>
        </w:rPr>
        <w:t xml:space="preserve"> nao_receber_propaganda_voo</w:t>
      </w:r>
    </w:p>
    <w:p w14:paraId="0BE04A6C" w14:textId="2FA12536" w:rsidR="00B358BE" w:rsidRPr="00503725" w:rsidRDefault="00B358BE" w:rsidP="00B358BE">
      <w:pPr>
        <w:rPr>
          <w:rFonts w:ascii="Courier New" w:hAnsi="Courier New" w:cs="Courier New"/>
          <w:b/>
          <w:color w:val="000000" w:themeColor="text1"/>
          <w:sz w:val="18"/>
          <w:szCs w:val="18"/>
          <w:lang w:val="en-US"/>
        </w:rPr>
      </w:pPr>
      <w:r w:rsidRPr="00503725">
        <w:rPr>
          <w:rFonts w:ascii="Courier New" w:hAnsi="Courier New" w:cs="Courier New"/>
          <w:b/>
          <w:color w:val="00B050"/>
          <w:sz w:val="18"/>
          <w:szCs w:val="18"/>
          <w:lang w:val="en-US"/>
        </w:rPr>
        <w:t>print</w:t>
      </w:r>
      <w:r w:rsidRPr="00503725">
        <w:rPr>
          <w:rFonts w:ascii="Courier New" w:hAnsi="Courier New" w:cs="Courier New"/>
          <w:b/>
          <w:color w:val="000000" w:themeColor="text1"/>
          <w:sz w:val="18"/>
          <w:szCs w:val="18"/>
          <w:lang w:val="en-US"/>
        </w:rPr>
        <w:t>(mandar_emails_voo)</w:t>
      </w:r>
    </w:p>
    <w:p w14:paraId="5877762D" w14:textId="77777777" w:rsidR="002C2EEF" w:rsidRPr="00503725" w:rsidRDefault="002C2EEF" w:rsidP="002C2EEF">
      <w:pPr>
        <w:rPr>
          <w:rFonts w:ascii="Courier New" w:hAnsi="Courier New" w:cs="Courier New"/>
          <w:b/>
          <w:color w:val="FF0000"/>
          <w:szCs w:val="18"/>
          <w:lang w:val="en-US"/>
        </w:rPr>
      </w:pPr>
      <w:proofErr w:type="gramStart"/>
      <w:r w:rsidRPr="00503725">
        <w:rPr>
          <w:rFonts w:ascii="Courier New" w:hAnsi="Courier New" w:cs="Courier New"/>
          <w:b/>
          <w:color w:val="FF0000"/>
          <w:szCs w:val="18"/>
          <w:lang w:val="en-US"/>
        </w:rPr>
        <w:t>Out[</w:t>
      </w:r>
      <w:proofErr w:type="gramEnd"/>
      <w:r w:rsidRPr="00503725">
        <w:rPr>
          <w:rFonts w:ascii="Courier New" w:hAnsi="Courier New" w:cs="Courier New"/>
          <w:b/>
          <w:color w:val="FF0000"/>
          <w:szCs w:val="18"/>
          <w:lang w:val="en-US"/>
        </w:rPr>
        <w:t>]</w:t>
      </w:r>
    </w:p>
    <w:p w14:paraId="5BE60332" w14:textId="66112150" w:rsidR="00B358BE" w:rsidRPr="00503725" w:rsidRDefault="00B358BE" w:rsidP="00B358BE">
      <w:pPr>
        <w:rPr>
          <w:rFonts w:ascii="Courier New" w:hAnsi="Courier New" w:cs="Courier New"/>
          <w:b/>
          <w:color w:val="002060"/>
          <w:sz w:val="18"/>
          <w:szCs w:val="18"/>
          <w:lang w:val="en-US"/>
        </w:rPr>
      </w:pPr>
      <w:r w:rsidRPr="00503725">
        <w:rPr>
          <w:rFonts w:ascii="Courier New" w:hAnsi="Courier New" w:cs="Courier New"/>
          <w:b/>
          <w:color w:val="002060"/>
          <w:sz w:val="18"/>
          <w:szCs w:val="18"/>
          <w:lang w:val="en-US"/>
        </w:rPr>
        <w:t>Resultado: False</w:t>
      </w:r>
    </w:p>
    <w:p w14:paraId="3A37F073" w14:textId="0F104552" w:rsidR="002C2EEF" w:rsidRPr="00503725" w:rsidRDefault="002C2EEF" w:rsidP="00B358BE">
      <w:pPr>
        <w:rPr>
          <w:rFonts w:ascii="Courier New" w:hAnsi="Courier New" w:cs="Courier New"/>
          <w:b/>
          <w:color w:val="002060"/>
          <w:sz w:val="18"/>
          <w:szCs w:val="18"/>
          <w:lang w:val="en-US"/>
        </w:rPr>
      </w:pPr>
    </w:p>
    <w:p w14:paraId="7AC9345D" w14:textId="77777777" w:rsidR="002C2EEF" w:rsidRPr="000D6450" w:rsidRDefault="002C2EEF" w:rsidP="002C2EEF">
      <w:pPr>
        <w:rPr>
          <w:rFonts w:cs="Arial"/>
          <w:szCs w:val="22"/>
        </w:rPr>
      </w:pPr>
      <w:r w:rsidRPr="000D6450">
        <w:rPr>
          <w:rFonts w:cs="Arial"/>
          <w:b/>
          <w:szCs w:val="22"/>
        </w:rPr>
        <w:t>Analises condicionais</w:t>
      </w:r>
      <w:r w:rsidRPr="000D6450">
        <w:rPr>
          <w:rFonts w:cs="Arial"/>
          <w:szCs w:val="22"/>
        </w:rPr>
        <w:t xml:space="preserve"> auxiliam o cientista de dados a selecionar melhor os usuários e dados, gastando menos tempo. </w:t>
      </w:r>
    </w:p>
    <w:p w14:paraId="13EAC6F4" w14:textId="31C79C47" w:rsidR="002C2EEF" w:rsidRPr="000D6450" w:rsidRDefault="002C2EEF" w:rsidP="002C2EEF">
      <w:pPr>
        <w:rPr>
          <w:rFonts w:cs="Arial"/>
          <w:szCs w:val="22"/>
        </w:rPr>
      </w:pPr>
      <w:r w:rsidRPr="000D6450">
        <w:rPr>
          <w:rFonts w:cs="Arial"/>
          <w:b/>
          <w:i/>
          <w:szCs w:val="22"/>
        </w:rPr>
        <w:lastRenderedPageBreak/>
        <w:t>If</w:t>
      </w:r>
      <w:r w:rsidRPr="000D6450">
        <w:rPr>
          <w:rFonts w:cs="Arial"/>
          <w:i/>
          <w:szCs w:val="22"/>
        </w:rPr>
        <w:t xml:space="preserve"> </w:t>
      </w:r>
      <w:r w:rsidRPr="000D6450">
        <w:rPr>
          <w:rFonts w:cs="Arial"/>
          <w:szCs w:val="22"/>
        </w:rPr>
        <w:t>equivale a “</w:t>
      </w:r>
      <w:r w:rsidRPr="000D6450">
        <w:rPr>
          <w:rFonts w:cs="Arial"/>
          <w:b/>
          <w:szCs w:val="22"/>
        </w:rPr>
        <w:t xml:space="preserve">se” </w:t>
      </w:r>
      <w:r w:rsidRPr="000D6450">
        <w:rPr>
          <w:rFonts w:cs="Arial"/>
          <w:szCs w:val="22"/>
        </w:rPr>
        <w:t>um critério for atendido,</w:t>
      </w:r>
      <w:r w:rsidRPr="000D6450">
        <w:rPr>
          <w:rFonts w:cs="Arial"/>
          <w:i/>
          <w:szCs w:val="22"/>
        </w:rPr>
        <w:t xml:space="preserve"> </w:t>
      </w:r>
      <w:r w:rsidRPr="000D6450">
        <w:rPr>
          <w:rFonts w:cs="Arial"/>
          <w:b/>
          <w:i/>
          <w:szCs w:val="22"/>
        </w:rPr>
        <w:t>else</w:t>
      </w:r>
      <w:r w:rsidRPr="000D6450">
        <w:rPr>
          <w:rFonts w:cs="Arial"/>
          <w:i/>
          <w:szCs w:val="22"/>
        </w:rPr>
        <w:t xml:space="preserve"> </w:t>
      </w:r>
      <w:r w:rsidRPr="000D6450">
        <w:rPr>
          <w:rFonts w:cs="Arial"/>
          <w:szCs w:val="22"/>
        </w:rPr>
        <w:t>equivale a “</w:t>
      </w:r>
      <w:r w:rsidRPr="000D6450">
        <w:rPr>
          <w:rFonts w:cs="Arial"/>
          <w:b/>
          <w:szCs w:val="22"/>
        </w:rPr>
        <w:t>senão</w:t>
      </w:r>
      <w:r w:rsidRPr="000D6450">
        <w:rPr>
          <w:rFonts w:cs="Arial"/>
          <w:szCs w:val="22"/>
        </w:rPr>
        <w:t>”. O exemplo a seguir</w:t>
      </w:r>
      <w:r>
        <w:rPr>
          <w:rFonts w:cs="Arial"/>
          <w:szCs w:val="22"/>
        </w:rPr>
        <w:t xml:space="preserve"> </w:t>
      </w:r>
      <w:r w:rsidRPr="000D6450">
        <w:rPr>
          <w:rFonts w:cs="Arial"/>
          <w:szCs w:val="22"/>
        </w:rPr>
        <w:t xml:space="preserve">reflete como a divulgação pode ser direcionada, onde, se o usuário tiver </w:t>
      </w:r>
      <w:r w:rsidRPr="000D6450">
        <w:rPr>
          <w:rFonts w:cs="Arial"/>
          <w:b/>
          <w:szCs w:val="22"/>
        </w:rPr>
        <w:t xml:space="preserve">mais </w:t>
      </w:r>
      <w:r w:rsidRPr="000D6450">
        <w:rPr>
          <w:rFonts w:cs="Arial"/>
          <w:szCs w:val="22"/>
        </w:rPr>
        <w:t>ou</w:t>
      </w:r>
      <w:r w:rsidRPr="000D6450">
        <w:rPr>
          <w:rFonts w:cs="Arial"/>
          <w:b/>
          <w:szCs w:val="22"/>
        </w:rPr>
        <w:t xml:space="preserve"> igual </w:t>
      </w:r>
      <w:r w:rsidRPr="000D6450">
        <w:rPr>
          <w:rFonts w:cs="Arial"/>
          <w:szCs w:val="22"/>
        </w:rPr>
        <w:t xml:space="preserve">a </w:t>
      </w:r>
      <w:r w:rsidRPr="000D6450">
        <w:rPr>
          <w:rFonts w:cs="Arial"/>
          <w:b/>
          <w:szCs w:val="22"/>
        </w:rPr>
        <w:t>18 anos</w:t>
      </w:r>
      <w:r w:rsidRPr="000D6450">
        <w:rPr>
          <w:rFonts w:cs="Arial"/>
          <w:szCs w:val="22"/>
        </w:rPr>
        <w:t xml:space="preserve">, deve-se divulgar </w:t>
      </w:r>
      <w:r w:rsidRPr="000D6450">
        <w:rPr>
          <w:rFonts w:cs="Arial"/>
          <w:b/>
          <w:szCs w:val="22"/>
        </w:rPr>
        <w:t>carros</w:t>
      </w:r>
      <w:r w:rsidRPr="000D6450">
        <w:rPr>
          <w:rFonts w:cs="Arial"/>
          <w:szCs w:val="22"/>
        </w:rPr>
        <w:t xml:space="preserve">, senão, deve-se divulgar </w:t>
      </w:r>
      <w:r w:rsidRPr="000D6450">
        <w:rPr>
          <w:rFonts w:cs="Arial"/>
          <w:b/>
          <w:szCs w:val="22"/>
        </w:rPr>
        <w:t>bicicletas</w:t>
      </w:r>
      <w:r w:rsidRPr="000D6450">
        <w:rPr>
          <w:rFonts w:cs="Arial"/>
          <w:szCs w:val="22"/>
        </w:rPr>
        <w:t>:</w:t>
      </w:r>
    </w:p>
    <w:p w14:paraId="03D79D7B" w14:textId="77777777" w:rsidR="002C2EEF" w:rsidRDefault="002C2EEF" w:rsidP="002C2EEF">
      <w:pPr>
        <w:rPr>
          <w:rFonts w:ascii="Courier New" w:hAnsi="Courier New" w:cs="Courier New"/>
          <w:b/>
          <w:color w:val="002060"/>
          <w:szCs w:val="22"/>
        </w:rPr>
      </w:pPr>
      <w:r>
        <w:rPr>
          <w:rFonts w:ascii="Courier New" w:hAnsi="Courier New" w:cs="Courier New"/>
          <w:b/>
          <w:color w:val="002060"/>
          <w:szCs w:val="22"/>
        </w:rPr>
        <w:t>In []</w:t>
      </w:r>
    </w:p>
    <w:p w14:paraId="7EA0AE69" w14:textId="77777777" w:rsidR="002C2EEF" w:rsidRPr="002C2EEF" w:rsidRDefault="002C2EEF" w:rsidP="002C2EEF">
      <w:pPr>
        <w:ind w:left="1"/>
        <w:rPr>
          <w:rFonts w:ascii="Courier New" w:hAnsi="Courier New" w:cs="Courier New"/>
          <w:b/>
          <w:noProof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sz w:val="18"/>
          <w:szCs w:val="18"/>
        </w:rPr>
        <w:t xml:space="preserve">idade </w:t>
      </w:r>
      <w:r w:rsidRPr="002C2EEF">
        <w:rPr>
          <w:rFonts w:ascii="Courier New" w:hAnsi="Courier New" w:cs="Courier New"/>
          <w:b/>
          <w:noProof/>
          <w:color w:val="911F89"/>
          <w:sz w:val="18"/>
          <w:szCs w:val="18"/>
        </w:rPr>
        <w:t>=</w:t>
      </w:r>
      <w:r w:rsidRPr="002C2EEF">
        <w:rPr>
          <w:rFonts w:ascii="Courier New" w:hAnsi="Courier New" w:cs="Courier New"/>
          <w:b/>
          <w:noProof/>
          <w:sz w:val="18"/>
          <w:szCs w:val="18"/>
        </w:rPr>
        <w:t xml:space="preserve"> </w:t>
      </w:r>
      <w:r w:rsidRPr="002C2EEF">
        <w:rPr>
          <w:rFonts w:ascii="Courier New" w:hAnsi="Courier New" w:cs="Courier New"/>
          <w:b/>
          <w:noProof/>
          <w:color w:val="00B050"/>
          <w:sz w:val="18"/>
          <w:szCs w:val="18"/>
        </w:rPr>
        <w:t>10</w:t>
      </w:r>
    </w:p>
    <w:p w14:paraId="754FEE26" w14:textId="77777777" w:rsidR="002C2EEF" w:rsidRPr="002C2EEF" w:rsidRDefault="002C2EEF" w:rsidP="002C2EEF">
      <w:pPr>
        <w:ind w:left="1"/>
        <w:rPr>
          <w:rFonts w:ascii="Courier New" w:hAnsi="Courier New" w:cs="Courier New"/>
          <w:b/>
          <w:noProof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color w:val="00B050"/>
          <w:sz w:val="18"/>
          <w:szCs w:val="18"/>
        </w:rPr>
        <w:t xml:space="preserve">if </w:t>
      </w:r>
      <w:r w:rsidRPr="002C2EEF">
        <w:rPr>
          <w:rFonts w:ascii="Courier New" w:hAnsi="Courier New" w:cs="Courier New"/>
          <w:b/>
          <w:noProof/>
          <w:sz w:val="18"/>
          <w:szCs w:val="18"/>
        </w:rPr>
        <w:t xml:space="preserve">idade </w:t>
      </w:r>
      <w:r w:rsidRPr="002C2EEF">
        <w:rPr>
          <w:rFonts w:ascii="Courier New" w:hAnsi="Courier New" w:cs="Courier New"/>
          <w:b/>
          <w:noProof/>
          <w:color w:val="911F89"/>
          <w:sz w:val="18"/>
          <w:szCs w:val="18"/>
        </w:rPr>
        <w:t>&gt;=</w:t>
      </w:r>
      <w:r w:rsidRPr="002C2EEF">
        <w:rPr>
          <w:rFonts w:ascii="Courier New" w:hAnsi="Courier New" w:cs="Courier New"/>
          <w:b/>
          <w:noProof/>
          <w:sz w:val="18"/>
          <w:szCs w:val="18"/>
        </w:rPr>
        <w:t xml:space="preserve"> </w:t>
      </w:r>
      <w:r w:rsidRPr="002C2EEF">
        <w:rPr>
          <w:rFonts w:ascii="Courier New" w:hAnsi="Courier New" w:cs="Courier New"/>
          <w:b/>
          <w:noProof/>
          <w:color w:val="00B050"/>
          <w:sz w:val="18"/>
          <w:szCs w:val="18"/>
        </w:rPr>
        <w:t>18</w:t>
      </w:r>
      <w:r w:rsidRPr="002C2EEF">
        <w:rPr>
          <w:rFonts w:ascii="Courier New" w:hAnsi="Courier New" w:cs="Courier New"/>
          <w:b/>
          <w:noProof/>
          <w:sz w:val="18"/>
          <w:szCs w:val="18"/>
        </w:rPr>
        <w:t>:</w:t>
      </w:r>
    </w:p>
    <w:p w14:paraId="16701953" w14:textId="77777777" w:rsidR="002C2EEF" w:rsidRPr="002C2EEF" w:rsidRDefault="002C2EEF" w:rsidP="002C2EEF">
      <w:pPr>
        <w:ind w:left="1"/>
        <w:rPr>
          <w:rFonts w:ascii="Courier New" w:hAnsi="Courier New" w:cs="Courier New"/>
          <w:b/>
          <w:noProof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sz w:val="18"/>
          <w:szCs w:val="18"/>
        </w:rPr>
        <w:tab/>
      </w:r>
      <w:r w:rsidRPr="002C2EEF">
        <w:rPr>
          <w:rFonts w:ascii="Courier New" w:hAnsi="Courier New" w:cs="Courier New"/>
          <w:b/>
          <w:noProof/>
          <w:sz w:val="18"/>
          <w:szCs w:val="18"/>
        </w:rPr>
        <w:tab/>
        <w:t xml:space="preserve">      </w:t>
      </w:r>
      <w:r w:rsidRPr="002C2EEF">
        <w:rPr>
          <w:rFonts w:ascii="Courier New" w:hAnsi="Courier New" w:cs="Courier New"/>
          <w:b/>
          <w:noProof/>
          <w:color w:val="00B050"/>
          <w:sz w:val="18"/>
          <w:szCs w:val="18"/>
        </w:rPr>
        <w:t>print</w:t>
      </w:r>
      <w:r w:rsidRPr="002C2EEF">
        <w:rPr>
          <w:rFonts w:ascii="Courier New" w:hAnsi="Courier New" w:cs="Courier New"/>
          <w:b/>
          <w:noProof/>
          <w:sz w:val="18"/>
          <w:szCs w:val="18"/>
        </w:rPr>
        <w:t>('Divulgar carros')</w:t>
      </w:r>
    </w:p>
    <w:p w14:paraId="65883FD2" w14:textId="77777777" w:rsidR="002C2EEF" w:rsidRPr="002C2EEF" w:rsidRDefault="002C2EEF" w:rsidP="002C2EEF">
      <w:pPr>
        <w:ind w:left="1"/>
        <w:rPr>
          <w:rFonts w:ascii="Courier New" w:hAnsi="Courier New" w:cs="Courier New"/>
          <w:b/>
          <w:noProof/>
          <w:color w:val="00B050"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color w:val="00B050"/>
          <w:sz w:val="18"/>
          <w:szCs w:val="18"/>
        </w:rPr>
        <w:t xml:space="preserve">else: </w:t>
      </w:r>
    </w:p>
    <w:p w14:paraId="37053DBF" w14:textId="77777777" w:rsidR="002C2EEF" w:rsidRPr="002C2EEF" w:rsidRDefault="002C2EEF" w:rsidP="002C2EEF">
      <w:pPr>
        <w:ind w:left="1"/>
        <w:rPr>
          <w:rFonts w:ascii="Courier New" w:hAnsi="Courier New" w:cs="Courier New"/>
          <w:b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sz w:val="18"/>
          <w:szCs w:val="18"/>
        </w:rPr>
        <w:t xml:space="preserve">      </w:t>
      </w:r>
      <w:r w:rsidRPr="002C2EEF">
        <w:rPr>
          <w:rFonts w:ascii="Courier New" w:hAnsi="Courier New" w:cs="Courier New"/>
          <w:b/>
          <w:noProof/>
          <w:color w:val="00B050"/>
          <w:sz w:val="18"/>
          <w:szCs w:val="18"/>
        </w:rPr>
        <w:t>print</w:t>
      </w:r>
      <w:r w:rsidRPr="002C2EEF">
        <w:rPr>
          <w:rFonts w:ascii="Courier New" w:hAnsi="Courier New" w:cs="Courier New"/>
          <w:b/>
          <w:noProof/>
          <w:sz w:val="18"/>
          <w:szCs w:val="18"/>
        </w:rPr>
        <w:t>('Divulgar bicicletas')</w:t>
      </w:r>
    </w:p>
    <w:p w14:paraId="5F1E95C9" w14:textId="44EAEE43" w:rsidR="002C2EEF" w:rsidRPr="002C2EEF" w:rsidRDefault="002C2EEF" w:rsidP="002C2EEF">
      <w:pPr>
        <w:rPr>
          <w:rFonts w:ascii="Courier New" w:hAnsi="Courier New" w:cs="Courier New"/>
          <w:b/>
          <w:color w:val="FF0000"/>
          <w:szCs w:val="18"/>
        </w:rPr>
      </w:pPr>
      <w:proofErr w:type="gramStart"/>
      <w:r>
        <w:rPr>
          <w:rFonts w:ascii="Courier New" w:hAnsi="Courier New" w:cs="Courier New"/>
          <w:b/>
          <w:color w:val="FF0000"/>
          <w:szCs w:val="18"/>
        </w:rPr>
        <w:t>Out[</w:t>
      </w:r>
      <w:proofErr w:type="gramEnd"/>
      <w:r>
        <w:rPr>
          <w:rFonts w:ascii="Courier New" w:hAnsi="Courier New" w:cs="Courier New"/>
          <w:b/>
          <w:color w:val="FF0000"/>
          <w:szCs w:val="18"/>
        </w:rPr>
        <w:t xml:space="preserve">] </w:t>
      </w:r>
      <w:r w:rsidRPr="002C2EEF">
        <w:rPr>
          <w:rFonts w:ascii="Courier New" w:hAnsi="Courier New" w:cs="Courier New"/>
          <w:b/>
          <w:noProof/>
          <w:color w:val="002060"/>
          <w:sz w:val="18"/>
          <w:szCs w:val="18"/>
        </w:rPr>
        <w:t xml:space="preserve">Resultado: </w:t>
      </w:r>
    </w:p>
    <w:p w14:paraId="33653236" w14:textId="77777777" w:rsidR="002C2EEF" w:rsidRPr="002C2EEF" w:rsidRDefault="002C2EEF" w:rsidP="002C2EEF">
      <w:pPr>
        <w:ind w:left="1"/>
        <w:rPr>
          <w:rFonts w:ascii="Courier New" w:hAnsi="Courier New" w:cs="Courier New"/>
          <w:b/>
          <w:noProof/>
          <w:color w:val="002060"/>
          <w:szCs w:val="22"/>
        </w:rPr>
      </w:pPr>
      <w:r w:rsidRPr="002C2EEF">
        <w:rPr>
          <w:rFonts w:ascii="Courier New" w:hAnsi="Courier New" w:cs="Courier New"/>
          <w:color w:val="002060"/>
          <w:sz w:val="18"/>
          <w:szCs w:val="18"/>
        </w:rPr>
        <w:t>Divulgar bicicletas</w:t>
      </w:r>
    </w:p>
    <w:p w14:paraId="449FAAD2" w14:textId="3249CCC4" w:rsidR="002C2EEF" w:rsidRDefault="002C2EEF" w:rsidP="002C2EEF">
      <w:pPr>
        <w:rPr>
          <w:rFonts w:ascii="Courier New" w:hAnsi="Courier New" w:cs="Courier New"/>
          <w:color w:val="002060"/>
          <w:sz w:val="18"/>
          <w:szCs w:val="18"/>
        </w:rPr>
      </w:pPr>
      <w:r w:rsidRPr="002C2EEF">
        <w:rPr>
          <w:rFonts w:ascii="Courier New" w:hAnsi="Courier New" w:cs="Courier New"/>
          <w:color w:val="002060"/>
          <w:sz w:val="18"/>
          <w:szCs w:val="18"/>
        </w:rPr>
        <w:t>#fazendo relação de rede social</w:t>
      </w:r>
    </w:p>
    <w:p w14:paraId="54414395" w14:textId="2AB4C486" w:rsidR="006B047A" w:rsidRPr="002C2EEF" w:rsidRDefault="006B047A" w:rsidP="002C2EEF">
      <w:pPr>
        <w:rPr>
          <w:rFonts w:ascii="Courier New" w:hAnsi="Courier New" w:cs="Courier New"/>
          <w:sz w:val="18"/>
          <w:szCs w:val="18"/>
        </w:rPr>
      </w:pPr>
      <w:r w:rsidRPr="006B047A">
        <w:rPr>
          <w:rFonts w:cs="Arial"/>
          <w:szCs w:val="22"/>
        </w:rPr>
        <w:t>O comando union junta dados de dois conjuntos de dados</w:t>
      </w:r>
      <w:r>
        <w:rPr>
          <w:rFonts w:ascii="Courier New" w:hAnsi="Courier New" w:cs="Courier New"/>
          <w:sz w:val="18"/>
          <w:szCs w:val="18"/>
        </w:rPr>
        <w:t>:</w:t>
      </w:r>
    </w:p>
    <w:p w14:paraId="3C6908AA" w14:textId="77777777" w:rsidR="002C2EEF" w:rsidRPr="002C2EEF" w:rsidRDefault="002C2EEF" w:rsidP="002C2EEF">
      <w:pPr>
        <w:rPr>
          <w:rFonts w:ascii="Courier New" w:hAnsi="Courier New" w:cs="Courier New"/>
          <w:b/>
          <w:noProof/>
          <w:color w:val="000000" w:themeColor="text1"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sz w:val="18"/>
          <w:szCs w:val="18"/>
        </w:rPr>
        <w:t xml:space="preserve">amigos_gabriel </w:t>
      </w:r>
      <w:r w:rsidRPr="002C2EEF">
        <w:rPr>
          <w:rFonts w:ascii="Courier New" w:hAnsi="Courier New" w:cs="Courier New"/>
          <w:b/>
          <w:noProof/>
          <w:color w:val="000000" w:themeColor="text1"/>
          <w:sz w:val="18"/>
          <w:szCs w:val="18"/>
        </w:rPr>
        <w:t xml:space="preserve">= </w:t>
      </w:r>
      <w:proofErr w:type="gramStart"/>
      <w:r w:rsidRPr="002C2EEF">
        <w:rPr>
          <w:rFonts w:ascii="Courier New" w:hAnsi="Courier New" w:cs="Courier New"/>
          <w:b/>
          <w:noProof/>
          <w:color w:val="000000" w:themeColor="text1"/>
          <w:sz w:val="18"/>
          <w:szCs w:val="18"/>
        </w:rPr>
        <w:t>{</w:t>
      </w:r>
      <w:r w:rsidRPr="002C2EEF">
        <w:rPr>
          <w:rFonts w:ascii="Courier New" w:hAnsi="Courier New" w:cs="Courier New"/>
          <w:sz w:val="18"/>
          <w:szCs w:val="18"/>
        </w:rPr>
        <w:t xml:space="preserve"> </w:t>
      </w:r>
      <w:r w:rsidRPr="002C2EEF">
        <w:rPr>
          <w:rFonts w:ascii="Courier New" w:hAnsi="Courier New" w:cs="Courier New"/>
          <w:b/>
          <w:noProof/>
          <w:color w:val="C00000"/>
          <w:sz w:val="18"/>
          <w:szCs w:val="18"/>
        </w:rPr>
        <w:t>'</w:t>
      </w:r>
      <w:proofErr w:type="gramEnd"/>
      <w:r w:rsidRPr="002C2EEF">
        <w:rPr>
          <w:rFonts w:ascii="Courier New" w:hAnsi="Courier New" w:cs="Courier New"/>
          <w:b/>
          <w:noProof/>
          <w:color w:val="C00000"/>
          <w:sz w:val="18"/>
          <w:szCs w:val="18"/>
        </w:rPr>
        <w:t>Marcio', 'Flavia', 'Marcos'</w:t>
      </w:r>
      <w:r w:rsidRPr="002C2EEF">
        <w:rPr>
          <w:rFonts w:ascii="Courier New" w:hAnsi="Courier New" w:cs="Courier New"/>
          <w:b/>
          <w:noProof/>
          <w:color w:val="000000" w:themeColor="text1"/>
          <w:sz w:val="18"/>
          <w:szCs w:val="18"/>
        </w:rPr>
        <w:t>}</w:t>
      </w:r>
    </w:p>
    <w:p w14:paraId="247E3B73" w14:textId="77777777" w:rsidR="002C2EEF" w:rsidRPr="002C2EEF" w:rsidRDefault="002C2EEF" w:rsidP="002C2EEF">
      <w:pPr>
        <w:rPr>
          <w:rFonts w:ascii="Courier New" w:hAnsi="Courier New" w:cs="Courier New"/>
          <w:b/>
          <w:noProof/>
          <w:color w:val="000000" w:themeColor="text1"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sz w:val="18"/>
          <w:szCs w:val="18"/>
        </w:rPr>
        <w:t xml:space="preserve">amigos_daniel </w:t>
      </w:r>
      <w:r w:rsidRPr="002C2EEF">
        <w:rPr>
          <w:rFonts w:ascii="Courier New" w:hAnsi="Courier New" w:cs="Courier New"/>
          <w:b/>
          <w:noProof/>
          <w:color w:val="000000" w:themeColor="text1"/>
          <w:sz w:val="18"/>
          <w:szCs w:val="18"/>
        </w:rPr>
        <w:t xml:space="preserve">= </w:t>
      </w:r>
      <w:proofErr w:type="gramStart"/>
      <w:r w:rsidRPr="002C2EEF">
        <w:rPr>
          <w:rFonts w:ascii="Courier New" w:hAnsi="Courier New" w:cs="Courier New"/>
          <w:b/>
          <w:noProof/>
          <w:color w:val="000000" w:themeColor="text1"/>
          <w:sz w:val="18"/>
          <w:szCs w:val="18"/>
        </w:rPr>
        <w:t>{</w:t>
      </w:r>
      <w:r w:rsidRPr="002C2EEF">
        <w:rPr>
          <w:rFonts w:ascii="Courier New" w:hAnsi="Courier New" w:cs="Courier New"/>
          <w:sz w:val="18"/>
          <w:szCs w:val="18"/>
        </w:rPr>
        <w:t xml:space="preserve"> </w:t>
      </w:r>
      <w:r w:rsidRPr="002C2EEF">
        <w:rPr>
          <w:rFonts w:ascii="Courier New" w:hAnsi="Courier New" w:cs="Courier New"/>
          <w:b/>
          <w:noProof/>
          <w:color w:val="C00000"/>
          <w:sz w:val="18"/>
          <w:szCs w:val="18"/>
        </w:rPr>
        <w:t>'</w:t>
      </w:r>
      <w:proofErr w:type="gramEnd"/>
      <w:r w:rsidRPr="002C2EEF">
        <w:rPr>
          <w:rFonts w:ascii="Courier New" w:hAnsi="Courier New" w:cs="Courier New"/>
          <w:b/>
          <w:noProof/>
          <w:color w:val="C00000"/>
          <w:sz w:val="18"/>
          <w:szCs w:val="18"/>
        </w:rPr>
        <w:t>Flávio', 'Alexandre'</w:t>
      </w:r>
      <w:r w:rsidRPr="002C2EEF">
        <w:rPr>
          <w:rFonts w:ascii="Courier New" w:hAnsi="Courier New" w:cs="Courier New"/>
          <w:b/>
          <w:noProof/>
          <w:color w:val="000000" w:themeColor="text1"/>
          <w:sz w:val="18"/>
          <w:szCs w:val="18"/>
        </w:rPr>
        <w:t>}</w:t>
      </w:r>
    </w:p>
    <w:p w14:paraId="19BB6E84" w14:textId="77777777" w:rsidR="002C2EEF" w:rsidRPr="002C2EEF" w:rsidRDefault="002C2EEF" w:rsidP="002C2EEF">
      <w:pPr>
        <w:rPr>
          <w:rFonts w:ascii="Courier New" w:hAnsi="Courier New" w:cs="Courier New"/>
          <w:b/>
          <w:noProof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sz w:val="18"/>
          <w:szCs w:val="18"/>
        </w:rPr>
        <w:t>uniao = amigos_gabriel.</w:t>
      </w:r>
      <w:r w:rsidRPr="002C2EEF">
        <w:rPr>
          <w:rFonts w:ascii="Courier New" w:hAnsi="Courier New" w:cs="Courier New"/>
          <w:b/>
          <w:noProof/>
          <w:sz w:val="18"/>
          <w:szCs w:val="18"/>
          <w:highlight w:val="yellow"/>
        </w:rPr>
        <w:t>union</w:t>
      </w:r>
      <w:r w:rsidRPr="002C2EEF">
        <w:rPr>
          <w:rFonts w:ascii="Courier New" w:hAnsi="Courier New" w:cs="Courier New"/>
          <w:b/>
          <w:noProof/>
          <w:sz w:val="18"/>
          <w:szCs w:val="18"/>
        </w:rPr>
        <w:t>(amigos_daniel)</w:t>
      </w:r>
    </w:p>
    <w:p w14:paraId="468B7939" w14:textId="77777777" w:rsidR="002C2EEF" w:rsidRPr="002C2EEF" w:rsidRDefault="002C2EEF" w:rsidP="002C2EEF">
      <w:pPr>
        <w:rPr>
          <w:rFonts w:ascii="Courier New" w:hAnsi="Courier New" w:cs="Courier New"/>
          <w:b/>
          <w:noProof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color w:val="00B050"/>
          <w:sz w:val="18"/>
          <w:szCs w:val="18"/>
        </w:rPr>
        <w:t>print</w:t>
      </w:r>
      <w:r w:rsidRPr="002C2EEF">
        <w:rPr>
          <w:rFonts w:ascii="Courier New" w:hAnsi="Courier New" w:cs="Courier New"/>
          <w:b/>
          <w:noProof/>
          <w:sz w:val="18"/>
          <w:szCs w:val="18"/>
        </w:rPr>
        <w:t>(uniao)</w:t>
      </w:r>
    </w:p>
    <w:p w14:paraId="6FB64D2E" w14:textId="77777777" w:rsidR="002C2EEF" w:rsidRPr="002C2EEF" w:rsidRDefault="002C2EEF" w:rsidP="002C2EEF">
      <w:pPr>
        <w:rPr>
          <w:rFonts w:ascii="Courier New" w:hAnsi="Courier New" w:cs="Courier New"/>
          <w:b/>
          <w:noProof/>
          <w:color w:val="002060"/>
          <w:sz w:val="18"/>
          <w:szCs w:val="18"/>
        </w:rPr>
      </w:pPr>
      <w:r w:rsidRPr="002C2EEF">
        <w:rPr>
          <w:rFonts w:ascii="Courier New" w:hAnsi="Courier New" w:cs="Courier New"/>
          <w:b/>
          <w:noProof/>
          <w:sz w:val="18"/>
          <w:szCs w:val="18"/>
        </w:rPr>
        <w:t xml:space="preserve"> </w:t>
      </w:r>
      <w:r w:rsidRPr="002C2EEF">
        <w:rPr>
          <w:rFonts w:ascii="Courier New" w:hAnsi="Courier New" w:cs="Courier New"/>
          <w:b/>
          <w:noProof/>
          <w:color w:val="002060"/>
          <w:sz w:val="18"/>
          <w:szCs w:val="18"/>
        </w:rPr>
        <w:t xml:space="preserve">Resultado: </w:t>
      </w:r>
    </w:p>
    <w:p w14:paraId="3FBBD6DF" w14:textId="77777777" w:rsidR="002C2EEF" w:rsidRPr="002C2EEF" w:rsidRDefault="002C2EEF" w:rsidP="002C2EEF">
      <w:pPr>
        <w:rPr>
          <w:rFonts w:ascii="Courier New" w:hAnsi="Courier New" w:cs="Courier New"/>
          <w:b/>
          <w:noProof/>
          <w:color w:val="002060"/>
          <w:sz w:val="18"/>
          <w:szCs w:val="18"/>
        </w:rPr>
      </w:pPr>
      <w:r w:rsidRPr="002C2EEF">
        <w:rPr>
          <w:rFonts w:ascii="Courier New" w:hAnsi="Courier New" w:cs="Courier New"/>
          <w:color w:val="002060"/>
          <w:sz w:val="18"/>
          <w:szCs w:val="18"/>
        </w:rPr>
        <w:t>{'Alexandre', 'Flávio', 'Marcos', 'Marcio', 'Flavia'}</w:t>
      </w:r>
    </w:p>
    <w:p w14:paraId="2186CA9B" w14:textId="2B70F6DD" w:rsidR="006B047A" w:rsidRPr="002C2EEF" w:rsidRDefault="006B047A" w:rsidP="006B047A">
      <w:pPr>
        <w:rPr>
          <w:rFonts w:ascii="Courier New" w:hAnsi="Courier New" w:cs="Courier New"/>
          <w:sz w:val="18"/>
          <w:szCs w:val="18"/>
        </w:rPr>
      </w:pPr>
      <w:r w:rsidRPr="006B047A">
        <w:rPr>
          <w:rFonts w:cs="Arial"/>
          <w:szCs w:val="22"/>
        </w:rPr>
        <w:t xml:space="preserve">O comando </w:t>
      </w:r>
      <w:r>
        <w:rPr>
          <w:rFonts w:cs="Arial"/>
          <w:szCs w:val="22"/>
        </w:rPr>
        <w:t>intecection</w:t>
      </w:r>
      <w:r w:rsidRPr="006B047A">
        <w:rPr>
          <w:rFonts w:cs="Arial"/>
          <w:szCs w:val="22"/>
        </w:rPr>
        <w:t xml:space="preserve"> junta </w:t>
      </w:r>
      <w:r>
        <w:rPr>
          <w:rFonts w:cs="Arial"/>
          <w:szCs w:val="22"/>
        </w:rPr>
        <w:t>pega apenas dados que se repetem</w:t>
      </w:r>
      <w:r w:rsidRPr="006B047A">
        <w:rPr>
          <w:rFonts w:cs="Arial"/>
          <w:szCs w:val="22"/>
        </w:rPr>
        <w:t xml:space="preserve"> de dois conjuntos de dados</w:t>
      </w:r>
      <w:r>
        <w:rPr>
          <w:rFonts w:ascii="Courier New" w:hAnsi="Courier New" w:cs="Courier New"/>
          <w:sz w:val="18"/>
          <w:szCs w:val="18"/>
        </w:rPr>
        <w:t>:</w:t>
      </w:r>
    </w:p>
    <w:p w14:paraId="76F9CF99" w14:textId="77777777" w:rsidR="002C2EEF" w:rsidRDefault="002C2EEF" w:rsidP="002C2EEF">
      <w:pPr>
        <w:rPr>
          <w:rFonts w:ascii="Courier New" w:hAnsi="Courier New" w:cs="Courier New"/>
          <w:b/>
          <w:color w:val="002060"/>
          <w:szCs w:val="22"/>
        </w:rPr>
      </w:pPr>
      <w:r>
        <w:rPr>
          <w:rFonts w:ascii="Courier New" w:hAnsi="Courier New" w:cs="Courier New"/>
          <w:b/>
          <w:color w:val="002060"/>
          <w:szCs w:val="22"/>
        </w:rPr>
        <w:t>In []</w:t>
      </w:r>
    </w:p>
    <w:p w14:paraId="62D9484D" w14:textId="77777777" w:rsidR="002C2EEF" w:rsidRPr="002C2EEF" w:rsidRDefault="002C2EEF" w:rsidP="002C2EEF">
      <w:pPr>
        <w:rPr>
          <w:rFonts w:ascii="Courier New" w:hAnsi="Courier New" w:cs="Courier New"/>
          <w:b/>
          <w:sz w:val="18"/>
          <w:szCs w:val="18"/>
        </w:rPr>
      </w:pPr>
      <w:r w:rsidRPr="002C2EEF">
        <w:rPr>
          <w:rFonts w:ascii="Courier New" w:hAnsi="Courier New" w:cs="Courier New"/>
          <w:b/>
          <w:sz w:val="18"/>
          <w:szCs w:val="18"/>
        </w:rPr>
        <w:t xml:space="preserve">amigos_gabriel </w:t>
      </w:r>
      <w:r w:rsidRPr="002C2EE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2C2EEF">
        <w:rPr>
          <w:rFonts w:ascii="Courier New" w:hAnsi="Courier New" w:cs="Courier New"/>
          <w:b/>
          <w:sz w:val="18"/>
          <w:szCs w:val="18"/>
        </w:rPr>
        <w:t xml:space="preserve"> </w:t>
      </w:r>
      <w:proofErr w:type="gramStart"/>
      <w:r w:rsidRPr="002C2EEF">
        <w:rPr>
          <w:rFonts w:ascii="Courier New" w:hAnsi="Courier New" w:cs="Courier New"/>
          <w:b/>
          <w:sz w:val="18"/>
          <w:szCs w:val="18"/>
        </w:rPr>
        <w:t xml:space="preserve">{ </w:t>
      </w:r>
      <w:r w:rsidRPr="002C2EEF">
        <w:rPr>
          <w:rFonts w:ascii="Courier New" w:hAnsi="Courier New" w:cs="Courier New"/>
          <w:b/>
          <w:color w:val="C00000"/>
          <w:sz w:val="18"/>
          <w:szCs w:val="18"/>
        </w:rPr>
        <w:t>'</w:t>
      </w:r>
      <w:proofErr w:type="gramEnd"/>
      <w:r w:rsidRPr="002C2EEF">
        <w:rPr>
          <w:rFonts w:ascii="Courier New" w:hAnsi="Courier New" w:cs="Courier New"/>
          <w:b/>
          <w:color w:val="C00000"/>
          <w:sz w:val="18"/>
          <w:szCs w:val="18"/>
        </w:rPr>
        <w:t>Marcio', 'Marcela', 'Marcos'</w:t>
      </w:r>
      <w:r w:rsidRPr="002C2EEF">
        <w:rPr>
          <w:rFonts w:ascii="Courier New" w:hAnsi="Courier New" w:cs="Courier New"/>
          <w:b/>
          <w:sz w:val="18"/>
          <w:szCs w:val="18"/>
        </w:rPr>
        <w:t>}</w:t>
      </w:r>
    </w:p>
    <w:p w14:paraId="44B78CA3" w14:textId="77777777" w:rsidR="002C2EEF" w:rsidRPr="002C2EEF" w:rsidRDefault="002C2EEF" w:rsidP="002C2EEF">
      <w:pPr>
        <w:rPr>
          <w:rFonts w:ascii="Courier New" w:hAnsi="Courier New" w:cs="Courier New"/>
          <w:b/>
          <w:sz w:val="18"/>
          <w:szCs w:val="18"/>
        </w:rPr>
      </w:pPr>
      <w:r w:rsidRPr="002C2EEF">
        <w:rPr>
          <w:rFonts w:ascii="Courier New" w:hAnsi="Courier New" w:cs="Courier New"/>
          <w:b/>
          <w:sz w:val="18"/>
          <w:szCs w:val="18"/>
        </w:rPr>
        <w:t xml:space="preserve">amigos_daniel </w:t>
      </w:r>
      <w:r w:rsidRPr="002C2EE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Pr="002C2EEF">
        <w:rPr>
          <w:rFonts w:ascii="Courier New" w:hAnsi="Courier New" w:cs="Courier New"/>
          <w:b/>
          <w:sz w:val="18"/>
          <w:szCs w:val="18"/>
        </w:rPr>
        <w:t xml:space="preserve"> </w:t>
      </w:r>
      <w:proofErr w:type="gramStart"/>
      <w:r w:rsidRPr="002C2EEF">
        <w:rPr>
          <w:rFonts w:ascii="Courier New" w:hAnsi="Courier New" w:cs="Courier New"/>
          <w:b/>
          <w:sz w:val="18"/>
          <w:szCs w:val="18"/>
        </w:rPr>
        <w:t xml:space="preserve">{ </w:t>
      </w:r>
      <w:r w:rsidRPr="002C2EEF">
        <w:rPr>
          <w:rFonts w:ascii="Courier New" w:hAnsi="Courier New" w:cs="Courier New"/>
          <w:b/>
          <w:color w:val="C00000"/>
          <w:sz w:val="18"/>
          <w:szCs w:val="18"/>
        </w:rPr>
        <w:t>'</w:t>
      </w:r>
      <w:proofErr w:type="gramEnd"/>
      <w:r w:rsidRPr="002C2EEF">
        <w:rPr>
          <w:rFonts w:ascii="Courier New" w:hAnsi="Courier New" w:cs="Courier New"/>
          <w:b/>
          <w:color w:val="C00000"/>
          <w:sz w:val="18"/>
          <w:szCs w:val="18"/>
        </w:rPr>
        <w:t>Marcela', 'Alexandre'</w:t>
      </w:r>
      <w:r w:rsidRPr="002C2EEF">
        <w:rPr>
          <w:rFonts w:ascii="Courier New" w:hAnsi="Courier New" w:cs="Courier New"/>
          <w:b/>
          <w:sz w:val="18"/>
          <w:szCs w:val="18"/>
        </w:rPr>
        <w:t>}</w:t>
      </w:r>
    </w:p>
    <w:p w14:paraId="509B1AD0" w14:textId="077764D1" w:rsidR="002C2EEF" w:rsidRPr="002C2EEF" w:rsidRDefault="006B047A" w:rsidP="002C2EEF">
      <w:pPr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>interceccao_amigos</w:t>
      </w:r>
      <w:r w:rsidR="002C2EEF" w:rsidRPr="002C2EEF">
        <w:rPr>
          <w:rFonts w:ascii="Courier New" w:hAnsi="Courier New" w:cs="Courier New"/>
          <w:b/>
          <w:sz w:val="18"/>
          <w:szCs w:val="18"/>
        </w:rPr>
        <w:t xml:space="preserve"> </w:t>
      </w:r>
      <w:r w:rsidR="002C2EEF" w:rsidRPr="002C2EEF">
        <w:rPr>
          <w:rFonts w:ascii="Courier New" w:hAnsi="Courier New" w:cs="Courier New"/>
          <w:b/>
          <w:color w:val="911F89"/>
          <w:sz w:val="18"/>
          <w:szCs w:val="18"/>
        </w:rPr>
        <w:t>=</w:t>
      </w:r>
      <w:r w:rsidR="002C2EEF" w:rsidRPr="002C2EEF">
        <w:rPr>
          <w:rFonts w:ascii="Courier New" w:hAnsi="Courier New" w:cs="Courier New"/>
          <w:b/>
          <w:sz w:val="18"/>
          <w:szCs w:val="18"/>
        </w:rPr>
        <w:t xml:space="preserve"> amigos_</w:t>
      </w:r>
      <w:proofErr w:type="gramStart"/>
      <w:r w:rsidR="002C2EEF" w:rsidRPr="002C2EEF">
        <w:rPr>
          <w:rFonts w:ascii="Courier New" w:hAnsi="Courier New" w:cs="Courier New"/>
          <w:b/>
          <w:sz w:val="18"/>
          <w:szCs w:val="18"/>
        </w:rPr>
        <w:t>gabriel.</w:t>
      </w:r>
      <w:r w:rsidR="002C2EEF" w:rsidRPr="004E6BA1">
        <w:rPr>
          <w:rFonts w:ascii="Courier New" w:hAnsi="Courier New" w:cs="Courier New"/>
          <w:b/>
          <w:sz w:val="18"/>
          <w:szCs w:val="18"/>
          <w:highlight w:val="yellow"/>
        </w:rPr>
        <w:t>intersection</w:t>
      </w:r>
      <w:proofErr w:type="gramEnd"/>
      <w:r w:rsidR="002C2EEF" w:rsidRPr="002C2EEF">
        <w:rPr>
          <w:rFonts w:ascii="Courier New" w:hAnsi="Courier New" w:cs="Courier New"/>
          <w:b/>
          <w:sz w:val="18"/>
          <w:szCs w:val="18"/>
        </w:rPr>
        <w:t>(amigos_daniel)</w:t>
      </w:r>
    </w:p>
    <w:p w14:paraId="69606FFB" w14:textId="603DB4C7" w:rsidR="002C2EEF" w:rsidRPr="002C2EEF" w:rsidRDefault="002C2EEF" w:rsidP="002C2EEF">
      <w:pPr>
        <w:rPr>
          <w:rFonts w:ascii="Courier New" w:hAnsi="Courier New" w:cs="Courier New"/>
          <w:b/>
          <w:sz w:val="18"/>
          <w:szCs w:val="18"/>
        </w:rPr>
      </w:pPr>
      <w:r w:rsidRPr="002C2EEF">
        <w:rPr>
          <w:rFonts w:ascii="Courier New" w:hAnsi="Courier New" w:cs="Courier New"/>
          <w:b/>
          <w:color w:val="00B050"/>
          <w:sz w:val="18"/>
          <w:szCs w:val="18"/>
        </w:rPr>
        <w:t>print</w:t>
      </w:r>
      <w:r w:rsidRPr="002C2EEF">
        <w:rPr>
          <w:rFonts w:ascii="Courier New" w:hAnsi="Courier New" w:cs="Courier New"/>
          <w:b/>
          <w:sz w:val="18"/>
          <w:szCs w:val="18"/>
        </w:rPr>
        <w:t>(</w:t>
      </w:r>
      <w:r w:rsidR="006B047A">
        <w:rPr>
          <w:rFonts w:ascii="Courier New" w:hAnsi="Courier New" w:cs="Courier New"/>
          <w:b/>
          <w:sz w:val="18"/>
          <w:szCs w:val="18"/>
        </w:rPr>
        <w:t>interceccao_amigos</w:t>
      </w:r>
      <w:r w:rsidRPr="002C2EEF">
        <w:rPr>
          <w:rFonts w:ascii="Courier New" w:hAnsi="Courier New" w:cs="Courier New"/>
          <w:b/>
          <w:sz w:val="18"/>
          <w:szCs w:val="18"/>
        </w:rPr>
        <w:t>)</w:t>
      </w:r>
    </w:p>
    <w:p w14:paraId="33B4E8E5" w14:textId="3A9D52EE" w:rsidR="002C2EEF" w:rsidRPr="009F103F" w:rsidRDefault="009F103F" w:rsidP="002C2EEF">
      <w:pPr>
        <w:rPr>
          <w:rFonts w:ascii="Courier New" w:hAnsi="Courier New" w:cs="Courier New"/>
          <w:b/>
          <w:color w:val="FF0000"/>
          <w:szCs w:val="18"/>
        </w:rPr>
      </w:pPr>
      <w:proofErr w:type="gramStart"/>
      <w:r>
        <w:rPr>
          <w:rFonts w:ascii="Courier New" w:hAnsi="Courier New" w:cs="Courier New"/>
          <w:b/>
          <w:color w:val="FF0000"/>
          <w:szCs w:val="18"/>
        </w:rPr>
        <w:t>Out[</w:t>
      </w:r>
      <w:proofErr w:type="gramEnd"/>
      <w:r>
        <w:rPr>
          <w:rFonts w:ascii="Courier New" w:hAnsi="Courier New" w:cs="Courier New"/>
          <w:b/>
          <w:color w:val="FF0000"/>
          <w:szCs w:val="18"/>
        </w:rPr>
        <w:t>]</w:t>
      </w:r>
      <w:r w:rsidR="002C2EEF" w:rsidRPr="002C2EEF">
        <w:rPr>
          <w:rFonts w:ascii="Courier New" w:hAnsi="Courier New" w:cs="Courier New"/>
          <w:b/>
          <w:noProof/>
          <w:color w:val="002060"/>
          <w:sz w:val="18"/>
          <w:szCs w:val="18"/>
        </w:rPr>
        <w:t xml:space="preserve">Resultado: </w:t>
      </w:r>
    </w:p>
    <w:p w14:paraId="3E576492" w14:textId="77777777" w:rsidR="002C2EEF" w:rsidRPr="002C2EEF" w:rsidRDefault="002C2EEF" w:rsidP="002C2EEF">
      <w:pPr>
        <w:rPr>
          <w:rFonts w:ascii="Courier New" w:hAnsi="Courier New" w:cs="Courier New"/>
          <w:b/>
          <w:noProof/>
          <w:color w:val="002060"/>
          <w:sz w:val="18"/>
          <w:szCs w:val="18"/>
        </w:rPr>
      </w:pPr>
      <w:r w:rsidRPr="002C2EEF">
        <w:rPr>
          <w:rFonts w:ascii="Courier New" w:hAnsi="Courier New" w:cs="Courier New"/>
          <w:color w:val="002060"/>
          <w:sz w:val="18"/>
          <w:szCs w:val="18"/>
        </w:rPr>
        <w:t>{'Marcela’}</w:t>
      </w:r>
    </w:p>
    <w:p w14:paraId="22157F90" w14:textId="32CB04F7" w:rsidR="00B358BE" w:rsidRDefault="00B358BE" w:rsidP="00B358BE">
      <w:pPr>
        <w:rPr>
          <w:rFonts w:cs="Arial"/>
          <w:color w:val="002060"/>
          <w:szCs w:val="22"/>
        </w:rPr>
      </w:pPr>
      <w:r w:rsidRPr="000D6450">
        <w:rPr>
          <w:rFonts w:cs="Arial"/>
          <w:color w:val="002060"/>
          <w:szCs w:val="22"/>
        </w:rPr>
        <w:t xml:space="preserve">Análise estatística: Inserir no site propagandas diferentes de vôo e analisar cliques para descobrir os gostos do cliente. </w:t>
      </w:r>
    </w:p>
    <w:p w14:paraId="318A3DA4" w14:textId="1F6B821D" w:rsidR="003A2D8A" w:rsidRDefault="003A2D8A" w:rsidP="00B358BE">
      <w:pPr>
        <w:rPr>
          <w:rFonts w:cs="Arial"/>
          <w:color w:val="002060"/>
          <w:szCs w:val="22"/>
        </w:rPr>
      </w:pPr>
    </w:p>
    <w:p w14:paraId="391C4A2B" w14:textId="57B4AA65" w:rsidR="005510FA" w:rsidRDefault="005510FA" w:rsidP="005510FA">
      <w:pPr>
        <w:pStyle w:val="Heading3"/>
        <w:numPr>
          <w:ilvl w:val="0"/>
          <w:numId w:val="0"/>
        </w:numPr>
      </w:pPr>
      <w:bookmarkStart w:id="51" w:name="_Hlk534156603"/>
      <w:bookmarkStart w:id="52" w:name="_Toc536211342"/>
      <w:r>
        <w:lastRenderedPageBreak/>
        <w:t>3</w:t>
      </w:r>
      <w:ins w:id="53" w:author="Luiza email pessoal" w:date="2018-12-27T13:32:00Z">
        <w:r>
          <w:t>.</w:t>
        </w:r>
      </w:ins>
      <w:r>
        <w:t>2</w:t>
      </w:r>
      <w:ins w:id="54" w:author="Luiza email pessoal" w:date="2018-12-27T13:32:00Z">
        <w:r>
          <w:t xml:space="preserve"> </w:t>
        </w:r>
      </w:ins>
      <w:r w:rsidRPr="0017589A">
        <w:t>Visualizar</w:t>
      </w:r>
      <w:ins w:id="55" w:author="Luiza email pessoal" w:date="2018-12-27T13:25:00Z">
        <w:r w:rsidRPr="0017589A">
          <w:t xml:space="preserve"> gráficos com plot</w:t>
        </w:r>
      </w:ins>
      <w:bookmarkEnd w:id="52"/>
    </w:p>
    <w:p w14:paraId="45A09D33" w14:textId="103F3582" w:rsidR="00271F50" w:rsidRDefault="005510FA" w:rsidP="00271F50">
      <w:r>
        <w:t xml:space="preserve">A biblioteca Matplotlib ajuda na vização de </w:t>
      </w:r>
      <w:proofErr w:type="gramStart"/>
      <w:r>
        <w:t xml:space="preserve">dados,  </w:t>
      </w:r>
      <w:r w:rsidR="00271F50">
        <w:t>o</w:t>
      </w:r>
      <w:proofErr w:type="gramEnd"/>
      <w:r w:rsidR="00271F50">
        <w:t xml:space="preserve"> </w:t>
      </w:r>
      <w:r>
        <w:t xml:space="preserve">primeiro passo para visualizar gráficos é instalar o </w:t>
      </w:r>
      <w:r w:rsidRPr="008B3CD2">
        <w:rPr>
          <w:i/>
        </w:rPr>
        <w:t>Matplotlib</w:t>
      </w:r>
      <w:r>
        <w:t xml:space="preserve"> pelo CMD, </w:t>
      </w:r>
      <w:r w:rsidR="00271F50">
        <w:t xml:space="preserve">por isso instale a biblioteca numpy, matplotlib e abra o jupyter-notebook, conforme figura 13. </w:t>
      </w:r>
    </w:p>
    <w:p w14:paraId="3B99D661" w14:textId="0804C6EA" w:rsidR="005510FA" w:rsidRDefault="00271F50" w:rsidP="005510FA">
      <w:r>
        <w:rPr>
          <w:noProof/>
        </w:rPr>
        <w:drawing>
          <wp:inline distT="0" distB="0" distL="0" distR="0" wp14:anchorId="33B377B1" wp14:editId="0E64A0FD">
            <wp:extent cx="5238750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r="1575"/>
                    <a:stretch/>
                  </pic:blipFill>
                  <pic:spPr bwMode="auto">
                    <a:xfrm>
                      <a:off x="0" y="0"/>
                      <a:ext cx="52387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21EE8" w14:textId="1D9EA16D" w:rsidR="005510FA" w:rsidRPr="008B3CD2" w:rsidRDefault="005510FA" w:rsidP="005510FA">
      <w:pPr>
        <w:pStyle w:val="Caption"/>
        <w:rPr>
          <w:rFonts w:cs="Arial"/>
          <w:i w:val="0"/>
          <w:color w:val="auto"/>
        </w:rPr>
      </w:pPr>
      <w:r w:rsidRPr="008B3CD2">
        <w:rPr>
          <w:rFonts w:cs="Arial"/>
          <w:b/>
          <w:i w:val="0"/>
          <w:color w:val="auto"/>
        </w:rPr>
        <w:t>Figura</w:t>
      </w:r>
      <w:r w:rsidR="00271F50">
        <w:rPr>
          <w:rFonts w:cs="Arial"/>
          <w:b/>
          <w:i w:val="0"/>
          <w:color w:val="auto"/>
        </w:rPr>
        <w:t xml:space="preserve"> 13</w:t>
      </w:r>
      <w:r w:rsidRPr="008B3CD2">
        <w:rPr>
          <w:rFonts w:cs="Arial"/>
          <w:i w:val="0"/>
          <w:color w:val="auto"/>
        </w:rPr>
        <w:t xml:space="preserve">. Instalação de </w:t>
      </w:r>
      <w:r w:rsidRPr="008B3CD2">
        <w:rPr>
          <w:rFonts w:cs="Arial"/>
          <w:color w:val="auto"/>
        </w:rPr>
        <w:t>Matplotlib</w:t>
      </w:r>
    </w:p>
    <w:p w14:paraId="0D2871B1" w14:textId="77777777" w:rsidR="005510FA" w:rsidRPr="000C7978" w:rsidRDefault="005510FA" w:rsidP="005510FA">
      <w:pPr>
        <w:rPr>
          <w:rFonts w:ascii="Courier New" w:hAnsi="Courier New" w:cs="Courier New"/>
          <w:color w:val="303F9F"/>
          <w:sz w:val="21"/>
          <w:szCs w:val="21"/>
        </w:rPr>
      </w:pPr>
      <w:r w:rsidRPr="008B3CD2">
        <w:t>Para import</w:t>
      </w:r>
      <w:r>
        <w:t xml:space="preserve">ar </w:t>
      </w:r>
      <w:r w:rsidRPr="008B3CD2">
        <w:rPr>
          <w:i/>
        </w:rPr>
        <w:t>Matplotlib</w:t>
      </w:r>
      <w:r>
        <w:t xml:space="preserve"> e Numpy utiliza-se as seguintes </w:t>
      </w:r>
      <w:proofErr w:type="gramStart"/>
      <w:r>
        <w:t>sintaxes:</w:t>
      </w:r>
      <w:r w:rsidRPr="000C7978">
        <w:rPr>
          <w:rFonts w:ascii="Courier New" w:hAnsi="Courier New" w:cs="Courier New"/>
          <w:color w:val="303F9F"/>
          <w:sz w:val="21"/>
          <w:szCs w:val="21"/>
        </w:rPr>
        <w:t>:</w:t>
      </w:r>
      <w:proofErr w:type="gramEnd"/>
    </w:p>
    <w:p w14:paraId="639E4ABF" w14:textId="77777777" w:rsidR="005510FA" w:rsidRPr="00703FFE" w:rsidRDefault="005510FA" w:rsidP="00551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03F9F"/>
          <w:sz w:val="21"/>
          <w:szCs w:val="21"/>
          <w:lang w:val="en-US"/>
        </w:rPr>
      </w:pPr>
      <w:proofErr w:type="gramStart"/>
      <w:r w:rsidRPr="00703FFE">
        <w:rPr>
          <w:rFonts w:ascii="Courier New" w:hAnsi="Courier New" w:cs="Courier New"/>
          <w:color w:val="303F9F"/>
          <w:sz w:val="21"/>
          <w:szCs w:val="21"/>
          <w:lang w:val="en-US"/>
        </w:rPr>
        <w:t>In[</w:t>
      </w:r>
      <w:proofErr w:type="gramEnd"/>
      <w:r w:rsidRPr="00703FFE">
        <w:rPr>
          <w:rFonts w:ascii="Courier New" w:hAnsi="Courier New" w:cs="Courier New"/>
          <w:color w:val="303F9F"/>
          <w:sz w:val="21"/>
          <w:szCs w:val="21"/>
          <w:lang w:val="en-US"/>
        </w:rPr>
        <w:t>1]:</w:t>
      </w:r>
    </w:p>
    <w:p w14:paraId="4AA66B1C" w14:textId="77777777" w:rsidR="005510FA" w:rsidRPr="00CD6418" w:rsidRDefault="005510FA" w:rsidP="00551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18"/>
          <w:szCs w:val="18"/>
          <w:lang w:val="en-US"/>
        </w:rPr>
      </w:pPr>
      <w:r w:rsidRPr="00CD6418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import</w:t>
      </w:r>
      <w:r w:rsidRPr="00CD6418">
        <w:rPr>
          <w:rFonts w:ascii="Courier New" w:hAnsi="Courier New" w:cs="Courier New"/>
          <w:color w:val="333333"/>
          <w:sz w:val="18"/>
          <w:szCs w:val="18"/>
          <w:lang w:val="en-US"/>
        </w:rPr>
        <w:t xml:space="preserve"> </w:t>
      </w:r>
      <w:r w:rsidRPr="00CD6418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numpy</w:t>
      </w:r>
      <w:r w:rsidRPr="00CD6418">
        <w:rPr>
          <w:rFonts w:ascii="Courier New" w:hAnsi="Courier New" w:cs="Courier New"/>
          <w:color w:val="333333"/>
          <w:sz w:val="18"/>
          <w:szCs w:val="18"/>
          <w:lang w:val="en-US"/>
        </w:rPr>
        <w:t xml:space="preserve"> </w:t>
      </w:r>
      <w:r w:rsidRPr="00CD6418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as</w:t>
      </w:r>
      <w:r w:rsidRPr="00CD6418">
        <w:rPr>
          <w:rFonts w:ascii="Courier New" w:hAnsi="Courier New" w:cs="Courier New"/>
          <w:color w:val="333333"/>
          <w:sz w:val="18"/>
          <w:szCs w:val="18"/>
          <w:lang w:val="en-US"/>
        </w:rPr>
        <w:t xml:space="preserve"> </w:t>
      </w:r>
      <w:r w:rsidRPr="00CD6418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 xml:space="preserve">np </w:t>
      </w:r>
      <w:r w:rsidRPr="00CD6418">
        <w:rPr>
          <w:rStyle w:val="c1"/>
          <w:rFonts w:ascii="Courier New" w:hAnsi="Courier New" w:cs="Courier New"/>
          <w:i/>
          <w:iCs/>
          <w:color w:val="408080"/>
          <w:sz w:val="18"/>
          <w:szCs w:val="18"/>
          <w:lang w:val="en-US"/>
        </w:rPr>
        <w:t># depois de executar o pip install matplotlib no cmd</w:t>
      </w:r>
    </w:p>
    <w:p w14:paraId="6D67F653" w14:textId="77777777" w:rsidR="005510FA" w:rsidRPr="000D0260" w:rsidRDefault="005510FA" w:rsidP="00551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18"/>
          <w:szCs w:val="18"/>
          <w:lang w:val="en-US"/>
        </w:rPr>
      </w:pPr>
      <w:r w:rsidRPr="000D0260">
        <w:rPr>
          <w:rStyle w:val="kn"/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import</w:t>
      </w:r>
      <w:r w:rsidRPr="000D0260">
        <w:rPr>
          <w:rFonts w:ascii="Courier New" w:hAnsi="Courier New" w:cs="Courier New"/>
          <w:color w:val="333333"/>
          <w:sz w:val="18"/>
          <w:szCs w:val="18"/>
          <w:lang w:val="en-US"/>
        </w:rPr>
        <w:t xml:space="preserve"> </w:t>
      </w:r>
      <w:proofErr w:type="gramStart"/>
      <w:r w:rsidRPr="000D0260">
        <w:rPr>
          <w:rStyle w:val="nn"/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matplotlib.pyplot</w:t>
      </w:r>
      <w:proofErr w:type="gramEnd"/>
      <w:r w:rsidRPr="000D0260">
        <w:rPr>
          <w:rFonts w:ascii="Courier New" w:hAnsi="Courier New" w:cs="Courier New"/>
          <w:color w:val="333333"/>
          <w:sz w:val="18"/>
          <w:szCs w:val="18"/>
          <w:lang w:val="en-US"/>
        </w:rPr>
        <w:t xml:space="preserve"> </w:t>
      </w:r>
      <w:r w:rsidRPr="000D0260">
        <w:rPr>
          <w:rStyle w:val="k"/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as</w:t>
      </w:r>
      <w:r w:rsidRPr="000D0260">
        <w:rPr>
          <w:rFonts w:ascii="Courier New" w:hAnsi="Courier New" w:cs="Courier New"/>
          <w:color w:val="333333"/>
          <w:sz w:val="18"/>
          <w:szCs w:val="18"/>
          <w:lang w:val="en-US"/>
        </w:rPr>
        <w:t xml:space="preserve"> </w:t>
      </w:r>
      <w:r w:rsidRPr="000D0260">
        <w:rPr>
          <w:rStyle w:val="nn"/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plt</w:t>
      </w:r>
      <w:r w:rsidRPr="000D0260">
        <w:rPr>
          <w:rFonts w:ascii="Courier New" w:hAnsi="Courier New" w:cs="Courier New"/>
          <w:color w:val="333333"/>
          <w:sz w:val="18"/>
          <w:szCs w:val="18"/>
          <w:lang w:val="en-US"/>
        </w:rPr>
        <w:t xml:space="preserve"> </w:t>
      </w:r>
    </w:p>
    <w:p w14:paraId="4861B03C" w14:textId="77777777" w:rsidR="005510FA" w:rsidRPr="000D0260" w:rsidRDefault="005510FA" w:rsidP="00551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</w:pPr>
      <w:r w:rsidRPr="000D0260">
        <w:rPr>
          <w:rStyle w:val="o"/>
          <w:rFonts w:ascii="Courier New" w:hAnsi="Courier New" w:cs="Courier New"/>
          <w:color w:val="666666"/>
          <w:sz w:val="18"/>
          <w:szCs w:val="18"/>
          <w:lang w:val="en-US"/>
        </w:rPr>
        <w:t>%</w:t>
      </w:r>
      <w:r w:rsidRPr="000D0260">
        <w:rPr>
          <w:rStyle w:val="k"/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matplotlib</w:t>
      </w:r>
      <w:r w:rsidRPr="000D0260">
        <w:rPr>
          <w:rFonts w:ascii="Courier New" w:hAnsi="Courier New" w:cs="Courier New"/>
          <w:color w:val="333333"/>
          <w:sz w:val="18"/>
          <w:szCs w:val="18"/>
          <w:lang w:val="en-US"/>
        </w:rPr>
        <w:t xml:space="preserve"> inline</w:t>
      </w:r>
    </w:p>
    <w:p w14:paraId="66B2BECB" w14:textId="77777777" w:rsidR="005510FA" w:rsidRPr="008B3CD2" w:rsidRDefault="005510FA" w:rsidP="00551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5CBDEE65" w14:textId="77777777" w:rsidR="005510FA" w:rsidRDefault="005510FA" w:rsidP="005510FA">
      <w:r>
        <w:t>Para deixar o gráfico com aparência mais legível, recomenda-se utilizar as propriedades a seguir:</w:t>
      </w:r>
    </w:p>
    <w:p w14:paraId="7D6F8F60" w14:textId="77777777" w:rsidR="005510FA" w:rsidRDefault="005510FA" w:rsidP="003D3F6F">
      <w:pPr>
        <w:pStyle w:val="ListParagraph"/>
        <w:numPr>
          <w:ilvl w:val="0"/>
          <w:numId w:val="12"/>
        </w:numPr>
      </w:pPr>
      <w:r>
        <w:t>c = Cor</w:t>
      </w:r>
    </w:p>
    <w:p w14:paraId="3BDC4B4A" w14:textId="77777777" w:rsidR="005510FA" w:rsidRDefault="005510FA" w:rsidP="003D3F6F">
      <w:pPr>
        <w:pStyle w:val="ListParagraph"/>
        <w:numPr>
          <w:ilvl w:val="0"/>
          <w:numId w:val="12"/>
        </w:numPr>
      </w:pPr>
      <w:r>
        <w:t>title = Título</w:t>
      </w:r>
    </w:p>
    <w:p w14:paraId="0D4121A4" w14:textId="77777777" w:rsidR="005510FA" w:rsidRDefault="005510FA" w:rsidP="003D3F6F">
      <w:pPr>
        <w:pStyle w:val="ListParagraph"/>
        <w:numPr>
          <w:ilvl w:val="0"/>
          <w:numId w:val="12"/>
        </w:numPr>
      </w:pPr>
      <w:r>
        <w:t>grid = Grade de fundo (pode ser True ou False)</w:t>
      </w:r>
    </w:p>
    <w:p w14:paraId="16B43632" w14:textId="77777777" w:rsidR="005510FA" w:rsidRDefault="005510FA" w:rsidP="003D3F6F">
      <w:pPr>
        <w:pStyle w:val="ListParagraph"/>
        <w:numPr>
          <w:ilvl w:val="0"/>
          <w:numId w:val="12"/>
        </w:numPr>
      </w:pPr>
      <w:r>
        <w:t>ylabel = Legenda vertical</w:t>
      </w:r>
    </w:p>
    <w:p w14:paraId="1A8FD6B0" w14:textId="77777777" w:rsidR="005510FA" w:rsidRDefault="005510FA" w:rsidP="003D3F6F">
      <w:pPr>
        <w:pStyle w:val="ListParagraph"/>
        <w:numPr>
          <w:ilvl w:val="0"/>
          <w:numId w:val="12"/>
        </w:numPr>
      </w:pPr>
      <w:r>
        <w:t>xlabel = Legenda horizontal</w:t>
      </w:r>
    </w:p>
    <w:p w14:paraId="1B2BCC19" w14:textId="77777777" w:rsidR="005510FA" w:rsidRDefault="005510FA" w:rsidP="003D3F6F">
      <w:pPr>
        <w:pStyle w:val="ListParagraph"/>
        <w:numPr>
          <w:ilvl w:val="0"/>
          <w:numId w:val="12"/>
        </w:numPr>
      </w:pPr>
      <w:r>
        <w:t>label = Texto da legenda</w:t>
      </w:r>
    </w:p>
    <w:p w14:paraId="7A418A5C" w14:textId="77777777" w:rsidR="005510FA" w:rsidRPr="00E977B7" w:rsidRDefault="005510FA" w:rsidP="003D3F6F">
      <w:pPr>
        <w:pStyle w:val="ListParagraph"/>
        <w:numPr>
          <w:ilvl w:val="0"/>
          <w:numId w:val="12"/>
        </w:numPr>
      </w:pPr>
      <w:proofErr w:type="gramStart"/>
      <w:r>
        <w:t>plt.legend</w:t>
      </w:r>
      <w:proofErr w:type="gramEnd"/>
      <w:r>
        <w:t>() = mostrar legenda dentro do gráfico</w:t>
      </w:r>
    </w:p>
    <w:p w14:paraId="3F65DCDD" w14:textId="77777777" w:rsidR="005510FA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</w:p>
    <w:p w14:paraId="41D6E46D" w14:textId="77777777" w:rsidR="005510FA" w:rsidRDefault="005510FA" w:rsidP="005510FA">
      <w:pPr>
        <w:pStyle w:val="trabalho"/>
      </w:pPr>
      <w:r>
        <w:t>A seguir será criado dois arrays:</w:t>
      </w:r>
    </w:p>
    <w:p w14:paraId="6C05F0C7" w14:textId="77777777" w:rsidR="005510FA" w:rsidRPr="00050591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sz w:val="18"/>
          <w:szCs w:val="18"/>
        </w:rPr>
      </w:pPr>
    </w:p>
    <w:p w14:paraId="43C46D5F" w14:textId="177D5859" w:rsidR="005510FA" w:rsidRDefault="008E40BD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3300B9F0" wp14:editId="46548803">
            <wp:extent cx="540004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6"/>
                    <a:stretch/>
                  </pic:blipFill>
                  <pic:spPr bwMode="auto"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3016F" w14:textId="77777777" w:rsidR="008E40BD" w:rsidRDefault="008E40BD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sz w:val="18"/>
          <w:szCs w:val="18"/>
          <w:lang w:val="en-US"/>
        </w:rPr>
      </w:pPr>
    </w:p>
    <w:p w14:paraId="60DFAEFF" w14:textId="310AE6E4" w:rsidR="008E40BD" w:rsidRPr="008E40BD" w:rsidRDefault="008E40BD" w:rsidP="008E40BD">
      <w:pPr>
        <w:pStyle w:val="Caption"/>
      </w:pPr>
      <w:r w:rsidRPr="008B3CD2">
        <w:rPr>
          <w:rFonts w:cs="Arial"/>
          <w:b/>
          <w:i w:val="0"/>
          <w:color w:val="auto"/>
        </w:rPr>
        <w:t>Figura</w:t>
      </w:r>
      <w:r>
        <w:rPr>
          <w:rFonts w:cs="Arial"/>
          <w:b/>
          <w:i w:val="0"/>
          <w:color w:val="auto"/>
        </w:rPr>
        <w:t xml:space="preserve"> 14</w:t>
      </w:r>
      <w:r w:rsidRPr="008B3CD2">
        <w:rPr>
          <w:rFonts w:cs="Arial"/>
          <w:i w:val="0"/>
          <w:color w:val="auto"/>
        </w:rPr>
        <w:t xml:space="preserve">. </w:t>
      </w:r>
      <w:r>
        <w:rPr>
          <w:rFonts w:cs="Arial"/>
          <w:i w:val="0"/>
          <w:color w:val="auto"/>
        </w:rPr>
        <w:t>Criando um gráfico com listas</w:t>
      </w:r>
    </w:p>
    <w:p w14:paraId="05863CC5" w14:textId="77777777" w:rsidR="005510FA" w:rsidRDefault="005510FA" w:rsidP="005510FA">
      <w:r w:rsidRPr="00683FF0">
        <w:t>A decoração do gráfico é</w:t>
      </w:r>
      <w:r>
        <w:t xml:space="preserve"> fundamental para torna-lo menos cansativo. Existem vários tipos de marcadores (marker), assim como linhas diferentes, tanto pontilhadas como contínuas. </w:t>
      </w:r>
      <w:r w:rsidRPr="006B34B5">
        <w:rPr>
          <w:b/>
        </w:rPr>
        <w:t>A tabela 7 tem valores diferentes que o programador pode colocar e testar</w:t>
      </w:r>
      <w:r>
        <w:t xml:space="preserve">. </w:t>
      </w:r>
    </w:p>
    <w:p w14:paraId="09D6148E" w14:textId="77777777" w:rsidR="005510FA" w:rsidRPr="00683FF0" w:rsidRDefault="005510FA" w:rsidP="005510FA">
      <w:pPr>
        <w:rPr>
          <w:ins w:id="56" w:author="Luiza email pessoal" w:date="2018-12-27T13:25:00Z"/>
        </w:rPr>
      </w:pPr>
      <w:r>
        <w:t>Segue, portanto, algumas propriedades:</w:t>
      </w:r>
    </w:p>
    <w:p w14:paraId="74DF4DE5" w14:textId="77777777" w:rsidR="005510FA" w:rsidRDefault="005510FA" w:rsidP="003D3F6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  <w:r>
        <w:rPr>
          <w:sz w:val="18"/>
          <w:szCs w:val="18"/>
        </w:rPr>
        <w:t>marker = Tipo de símbolo</w:t>
      </w:r>
    </w:p>
    <w:p w14:paraId="35BC40E1" w14:textId="77777777" w:rsidR="005510FA" w:rsidRPr="00D060D0" w:rsidRDefault="005510FA" w:rsidP="003D3F6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  <w:r w:rsidRPr="00D060D0">
        <w:rPr>
          <w:sz w:val="18"/>
          <w:szCs w:val="18"/>
        </w:rPr>
        <w:t>ms = Tamanho do símbolo</w:t>
      </w:r>
    </w:p>
    <w:p w14:paraId="1211C6CA" w14:textId="77777777" w:rsidR="005510FA" w:rsidRDefault="005510FA" w:rsidP="003D3F6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  <w:r w:rsidRPr="004A3681">
        <w:rPr>
          <w:sz w:val="18"/>
          <w:szCs w:val="18"/>
        </w:rPr>
        <w:t xml:space="preserve">lw = </w:t>
      </w:r>
      <w:r>
        <w:rPr>
          <w:sz w:val="18"/>
          <w:szCs w:val="18"/>
        </w:rPr>
        <w:t>L</w:t>
      </w:r>
      <w:r w:rsidRPr="004A3681">
        <w:rPr>
          <w:sz w:val="18"/>
          <w:szCs w:val="18"/>
        </w:rPr>
        <w:t xml:space="preserve">argura da linha </w:t>
      </w:r>
    </w:p>
    <w:p w14:paraId="4F03FF0F" w14:textId="77777777" w:rsidR="005510FA" w:rsidRDefault="005510FA" w:rsidP="003D3F6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  <w:r>
        <w:rPr>
          <w:sz w:val="18"/>
          <w:szCs w:val="18"/>
        </w:rPr>
        <w:t>ls = Tipo de linha</w:t>
      </w:r>
    </w:p>
    <w:p w14:paraId="675CCDD2" w14:textId="77777777" w:rsidR="005510FA" w:rsidRDefault="005510FA" w:rsidP="003D3F6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  <w:r>
        <w:rPr>
          <w:sz w:val="18"/>
          <w:szCs w:val="18"/>
        </w:rPr>
        <w:t>markeredgecolor = Cor da borda do símbolo</w:t>
      </w:r>
    </w:p>
    <w:p w14:paraId="6E50D64A" w14:textId="77777777" w:rsidR="005510FA" w:rsidRDefault="005510FA" w:rsidP="003D3F6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  <w:r>
        <w:rPr>
          <w:sz w:val="18"/>
          <w:szCs w:val="18"/>
        </w:rPr>
        <w:t>markerfacecolor = Cor do símbolo</w:t>
      </w:r>
    </w:p>
    <w:p w14:paraId="2E39CF64" w14:textId="77777777" w:rsidR="005510FA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</w:p>
    <w:p w14:paraId="00138955" w14:textId="77777777" w:rsidR="005510FA" w:rsidRPr="00D060D0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</w:p>
    <w:p w14:paraId="08882FAA" w14:textId="77777777" w:rsidR="005510FA" w:rsidRPr="00C23690" w:rsidRDefault="005510FA" w:rsidP="005510FA">
      <w:pPr>
        <w:pStyle w:val="Caption"/>
        <w:rPr>
          <w:rFonts w:cs="Arial"/>
          <w:i w:val="0"/>
          <w:color w:val="auto"/>
        </w:rPr>
      </w:pPr>
      <w:r>
        <w:rPr>
          <w:rFonts w:cs="Arial"/>
          <w:b/>
          <w:i w:val="0"/>
          <w:color w:val="auto"/>
        </w:rPr>
        <w:t>Tabela 7</w:t>
      </w:r>
      <w:r w:rsidRPr="00A45FBD">
        <w:rPr>
          <w:rFonts w:cs="Arial"/>
          <w:i w:val="0"/>
          <w:color w:val="auto"/>
        </w:rPr>
        <w:t xml:space="preserve">. </w:t>
      </w:r>
      <w:r>
        <w:rPr>
          <w:rFonts w:cs="Arial"/>
          <w:i w:val="0"/>
          <w:color w:val="auto"/>
        </w:rPr>
        <w:t>Variações iconográficas para gráficos em Matplotlib (SANTEE, 2014)</w:t>
      </w:r>
    </w:p>
    <w:tbl>
      <w:tblPr>
        <w:tblStyle w:val="Tabelacomgrade1"/>
        <w:tblW w:w="0" w:type="auto"/>
        <w:tblInd w:w="-572" w:type="dxa"/>
        <w:tblLook w:val="04A0" w:firstRow="1" w:lastRow="0" w:firstColumn="1" w:lastColumn="0" w:noHBand="0" w:noVBand="1"/>
      </w:tblPr>
      <w:tblGrid>
        <w:gridCol w:w="2977"/>
        <w:gridCol w:w="3257"/>
        <w:gridCol w:w="2832"/>
      </w:tblGrid>
      <w:tr w:rsidR="005510FA" w:rsidRPr="00E81F85" w14:paraId="67714587" w14:textId="77777777" w:rsidTr="009D43D4">
        <w:tc>
          <w:tcPr>
            <w:tcW w:w="2977" w:type="dxa"/>
          </w:tcPr>
          <w:tbl>
            <w:tblPr>
              <w:tblStyle w:val="Tabelacomgrade1"/>
              <w:tblpPr w:leftFromText="141" w:rightFromText="141" w:vertAnchor="text" w:horzAnchor="margin" w:tblpY="27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66"/>
              <w:gridCol w:w="1239"/>
            </w:tblGrid>
            <w:tr w:rsidR="005510FA" w:rsidRPr="00E81F85" w14:paraId="2FEA6F88" w14:textId="77777777" w:rsidTr="009D43D4">
              <w:tc>
                <w:tcPr>
                  <w:tcW w:w="1366" w:type="dxa"/>
                </w:tcPr>
                <w:p w14:paraId="6B993F8F" w14:textId="77777777" w:rsidR="005510FA" w:rsidRPr="00E81F85" w:rsidRDefault="005510FA" w:rsidP="009D43D4">
                  <w:pPr>
                    <w:spacing w:line="240" w:lineRule="auto"/>
                    <w:ind w:right="335"/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  <w:t xml:space="preserve">Tipos de cor (c) </w:t>
                  </w:r>
                </w:p>
              </w:tc>
              <w:tc>
                <w:tcPr>
                  <w:tcW w:w="1239" w:type="dxa"/>
                </w:tcPr>
                <w:p w14:paraId="71283E49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  <w:t>Caractere</w:t>
                  </w:r>
                </w:p>
              </w:tc>
            </w:tr>
            <w:tr w:rsidR="005510FA" w:rsidRPr="00E81F85" w14:paraId="2AA56BA4" w14:textId="77777777" w:rsidTr="009D43D4">
              <w:tc>
                <w:tcPr>
                  <w:tcW w:w="1366" w:type="dxa"/>
                </w:tcPr>
                <w:p w14:paraId="4FC5755E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Azul</w:t>
                  </w:r>
                </w:p>
              </w:tc>
              <w:tc>
                <w:tcPr>
                  <w:tcW w:w="1239" w:type="dxa"/>
                </w:tcPr>
                <w:p w14:paraId="6534837E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‘b’</w:t>
                  </w:r>
                </w:p>
              </w:tc>
            </w:tr>
            <w:tr w:rsidR="005510FA" w:rsidRPr="00E81F85" w14:paraId="14EA2465" w14:textId="77777777" w:rsidTr="009D43D4">
              <w:tc>
                <w:tcPr>
                  <w:tcW w:w="1366" w:type="dxa"/>
                </w:tcPr>
                <w:p w14:paraId="271F3784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Verde</w:t>
                  </w:r>
                </w:p>
              </w:tc>
              <w:tc>
                <w:tcPr>
                  <w:tcW w:w="1239" w:type="dxa"/>
                </w:tcPr>
                <w:p w14:paraId="73A17A9F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‘g’</w:t>
                  </w:r>
                </w:p>
              </w:tc>
            </w:tr>
            <w:tr w:rsidR="005510FA" w:rsidRPr="00E81F85" w14:paraId="22483119" w14:textId="77777777" w:rsidTr="009D43D4">
              <w:tc>
                <w:tcPr>
                  <w:tcW w:w="1366" w:type="dxa"/>
                </w:tcPr>
                <w:p w14:paraId="7582E944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Vermelhos</w:t>
                  </w:r>
                </w:p>
              </w:tc>
              <w:tc>
                <w:tcPr>
                  <w:tcW w:w="1239" w:type="dxa"/>
                </w:tcPr>
                <w:p w14:paraId="3A3BC6D8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‘r’</w:t>
                  </w:r>
                </w:p>
              </w:tc>
            </w:tr>
            <w:tr w:rsidR="005510FA" w:rsidRPr="00E81F85" w14:paraId="018DD058" w14:textId="77777777" w:rsidTr="009D43D4">
              <w:tc>
                <w:tcPr>
                  <w:tcW w:w="1366" w:type="dxa"/>
                </w:tcPr>
                <w:p w14:paraId="469063C0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Ciano</w:t>
                  </w:r>
                </w:p>
              </w:tc>
              <w:tc>
                <w:tcPr>
                  <w:tcW w:w="1239" w:type="dxa"/>
                </w:tcPr>
                <w:p w14:paraId="2C4F8428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‘c’</w:t>
                  </w:r>
                </w:p>
              </w:tc>
            </w:tr>
            <w:tr w:rsidR="005510FA" w:rsidRPr="00E81F85" w14:paraId="3AB617AB" w14:textId="77777777" w:rsidTr="009D43D4">
              <w:tc>
                <w:tcPr>
                  <w:tcW w:w="1366" w:type="dxa"/>
                </w:tcPr>
                <w:p w14:paraId="387E8354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Magenta</w:t>
                  </w:r>
                </w:p>
              </w:tc>
              <w:tc>
                <w:tcPr>
                  <w:tcW w:w="1239" w:type="dxa"/>
                </w:tcPr>
                <w:p w14:paraId="688112AB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‘m’</w:t>
                  </w:r>
                </w:p>
              </w:tc>
            </w:tr>
            <w:tr w:rsidR="005510FA" w:rsidRPr="00E81F85" w14:paraId="5DFBE4BB" w14:textId="77777777" w:rsidTr="009D43D4">
              <w:tc>
                <w:tcPr>
                  <w:tcW w:w="1366" w:type="dxa"/>
                </w:tcPr>
                <w:p w14:paraId="76B6C406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Amarelo</w:t>
                  </w:r>
                </w:p>
              </w:tc>
              <w:tc>
                <w:tcPr>
                  <w:tcW w:w="1239" w:type="dxa"/>
                </w:tcPr>
                <w:p w14:paraId="5C8B1044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‘y’</w:t>
                  </w:r>
                </w:p>
              </w:tc>
            </w:tr>
            <w:tr w:rsidR="005510FA" w:rsidRPr="00E81F85" w14:paraId="53F0B3E4" w14:textId="77777777" w:rsidTr="009D43D4">
              <w:tc>
                <w:tcPr>
                  <w:tcW w:w="1366" w:type="dxa"/>
                </w:tcPr>
                <w:p w14:paraId="2382C695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Preto</w:t>
                  </w:r>
                </w:p>
              </w:tc>
              <w:tc>
                <w:tcPr>
                  <w:tcW w:w="1239" w:type="dxa"/>
                </w:tcPr>
                <w:p w14:paraId="6B090423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‘k’</w:t>
                  </w:r>
                </w:p>
              </w:tc>
            </w:tr>
            <w:tr w:rsidR="005510FA" w:rsidRPr="00E81F85" w14:paraId="2C3964D4" w14:textId="77777777" w:rsidTr="009D43D4">
              <w:tc>
                <w:tcPr>
                  <w:tcW w:w="1366" w:type="dxa"/>
                </w:tcPr>
                <w:p w14:paraId="5432115C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Branco</w:t>
                  </w:r>
                </w:p>
              </w:tc>
              <w:tc>
                <w:tcPr>
                  <w:tcW w:w="1239" w:type="dxa"/>
                </w:tcPr>
                <w:p w14:paraId="1FD0E6F7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‘w’</w:t>
                  </w:r>
                </w:p>
              </w:tc>
            </w:tr>
          </w:tbl>
          <w:p w14:paraId="30DDDD5A" w14:textId="77777777" w:rsidR="005510FA" w:rsidRPr="00E81F85" w:rsidRDefault="005510FA" w:rsidP="009D43D4">
            <w:pPr>
              <w:spacing w:line="240" w:lineRule="auto"/>
              <w:rPr>
                <w:rFonts w:ascii="Calibri" w:eastAsia="Calibri" w:hAnsi="Calibri"/>
                <w:szCs w:val="22"/>
                <w:lang w:eastAsia="en-US"/>
              </w:rPr>
            </w:pPr>
          </w:p>
        </w:tc>
        <w:tc>
          <w:tcPr>
            <w:tcW w:w="3257" w:type="dxa"/>
          </w:tcPr>
          <w:tbl>
            <w:tblPr>
              <w:tblStyle w:val="Tabelacomgrade1"/>
              <w:tblpPr w:leftFromText="141" w:rightFromText="141" w:vertAnchor="text" w:horzAnchor="margin" w:tblpY="88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14"/>
              <w:gridCol w:w="1096"/>
            </w:tblGrid>
            <w:tr w:rsidR="005510FA" w:rsidRPr="00E81F85" w14:paraId="6C3127AE" w14:textId="77777777" w:rsidTr="009D43D4">
              <w:tc>
                <w:tcPr>
                  <w:tcW w:w="1514" w:type="dxa"/>
                </w:tcPr>
                <w:p w14:paraId="4A819259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  <w:t>Tipos de marcador (marker)</w:t>
                  </w:r>
                </w:p>
              </w:tc>
              <w:tc>
                <w:tcPr>
                  <w:tcW w:w="1091" w:type="dxa"/>
                </w:tcPr>
                <w:p w14:paraId="67D83333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  <w:t>Caractere</w:t>
                  </w:r>
                </w:p>
              </w:tc>
            </w:tr>
            <w:tr w:rsidR="005510FA" w:rsidRPr="00E81F85" w14:paraId="7A55434D" w14:textId="77777777" w:rsidTr="009D43D4">
              <w:tc>
                <w:tcPr>
                  <w:tcW w:w="1514" w:type="dxa"/>
                </w:tcPr>
                <w:p w14:paraId="34CC3D97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Ponto</w:t>
                  </w:r>
                </w:p>
              </w:tc>
              <w:tc>
                <w:tcPr>
                  <w:tcW w:w="1091" w:type="dxa"/>
                </w:tcPr>
                <w:p w14:paraId="1A639B9B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'.'</w:t>
                  </w:r>
                </w:p>
              </w:tc>
            </w:tr>
            <w:tr w:rsidR="005510FA" w:rsidRPr="00E81F85" w14:paraId="75F19509" w14:textId="77777777" w:rsidTr="009D43D4">
              <w:tc>
                <w:tcPr>
                  <w:tcW w:w="1514" w:type="dxa"/>
                </w:tcPr>
                <w:p w14:paraId="3403D171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Pixel</w:t>
                  </w:r>
                </w:p>
              </w:tc>
              <w:tc>
                <w:tcPr>
                  <w:tcW w:w="1091" w:type="dxa"/>
                </w:tcPr>
                <w:p w14:paraId="1186A842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','</w:t>
                  </w:r>
                </w:p>
              </w:tc>
            </w:tr>
            <w:tr w:rsidR="005510FA" w:rsidRPr="00E81F85" w14:paraId="7AA74C8C" w14:textId="77777777" w:rsidTr="009D43D4">
              <w:tc>
                <w:tcPr>
                  <w:tcW w:w="1514" w:type="dxa"/>
                </w:tcPr>
                <w:p w14:paraId="4FEF68CA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Círculo</w:t>
                  </w:r>
                </w:p>
              </w:tc>
              <w:tc>
                <w:tcPr>
                  <w:tcW w:w="1091" w:type="dxa"/>
                </w:tcPr>
                <w:p w14:paraId="2E93E43A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'o'</w:t>
                  </w:r>
                </w:p>
              </w:tc>
            </w:tr>
            <w:tr w:rsidR="005510FA" w:rsidRPr="00E81F85" w14:paraId="7B9D3C6A" w14:textId="77777777" w:rsidTr="009D43D4">
              <w:tc>
                <w:tcPr>
                  <w:tcW w:w="1514" w:type="dxa"/>
                </w:tcPr>
                <w:p w14:paraId="7F30A1FF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Triângulo</w:t>
                  </w:r>
                </w:p>
              </w:tc>
              <w:tc>
                <w:tcPr>
                  <w:tcW w:w="1091" w:type="dxa"/>
                </w:tcPr>
                <w:p w14:paraId="07C3BFAE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'v'</w:t>
                  </w:r>
                </w:p>
              </w:tc>
            </w:tr>
            <w:tr w:rsidR="005510FA" w:rsidRPr="00E81F85" w14:paraId="5D66DEBA" w14:textId="77777777" w:rsidTr="009D43D4">
              <w:tc>
                <w:tcPr>
                  <w:tcW w:w="1514" w:type="dxa"/>
                </w:tcPr>
                <w:p w14:paraId="5A23B647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Triângulo</w:t>
                  </w:r>
                </w:p>
              </w:tc>
              <w:tc>
                <w:tcPr>
                  <w:tcW w:w="1091" w:type="dxa"/>
                </w:tcPr>
                <w:p w14:paraId="2714A0BB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'^'</w:t>
                  </w:r>
                </w:p>
              </w:tc>
            </w:tr>
            <w:tr w:rsidR="005510FA" w:rsidRPr="00E81F85" w14:paraId="0ABEC10D" w14:textId="77777777" w:rsidTr="009D43D4">
              <w:tc>
                <w:tcPr>
                  <w:tcW w:w="1514" w:type="dxa"/>
                </w:tcPr>
                <w:p w14:paraId="4E7B79A2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Triângulo</w:t>
                  </w:r>
                </w:p>
              </w:tc>
              <w:tc>
                <w:tcPr>
                  <w:tcW w:w="1091" w:type="dxa"/>
                </w:tcPr>
                <w:p w14:paraId="71F6238D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'&lt;'</w:t>
                  </w:r>
                </w:p>
              </w:tc>
            </w:tr>
            <w:tr w:rsidR="005510FA" w:rsidRPr="00E81F85" w14:paraId="0C18485C" w14:textId="77777777" w:rsidTr="009D43D4">
              <w:tc>
                <w:tcPr>
                  <w:tcW w:w="1514" w:type="dxa"/>
                </w:tcPr>
                <w:p w14:paraId="5300C7B1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Triângulo</w:t>
                  </w:r>
                </w:p>
              </w:tc>
              <w:tc>
                <w:tcPr>
                  <w:tcW w:w="1091" w:type="dxa"/>
                </w:tcPr>
                <w:p w14:paraId="5FF9C570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'&gt;'</w:t>
                  </w:r>
                </w:p>
              </w:tc>
            </w:tr>
            <w:tr w:rsidR="005510FA" w:rsidRPr="00E81F85" w14:paraId="5C0BCD9B" w14:textId="77777777" w:rsidTr="009D43D4">
              <w:tc>
                <w:tcPr>
                  <w:tcW w:w="1514" w:type="dxa"/>
                </w:tcPr>
                <w:p w14:paraId="1A9CAFC4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Y para baixo</w:t>
                  </w:r>
                </w:p>
              </w:tc>
              <w:tc>
                <w:tcPr>
                  <w:tcW w:w="1091" w:type="dxa"/>
                </w:tcPr>
                <w:p w14:paraId="080FAA7A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'1'</w:t>
                  </w:r>
                </w:p>
              </w:tc>
            </w:tr>
            <w:tr w:rsidR="005510FA" w:rsidRPr="00E81F85" w14:paraId="05B96B5F" w14:textId="77777777" w:rsidTr="009D43D4">
              <w:tc>
                <w:tcPr>
                  <w:tcW w:w="1514" w:type="dxa"/>
                  <w:tcBorders>
                    <w:bottom w:val="nil"/>
                  </w:tcBorders>
                </w:tcPr>
                <w:p w14:paraId="4BDB917E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Y para cima</w:t>
                  </w:r>
                </w:p>
              </w:tc>
              <w:tc>
                <w:tcPr>
                  <w:tcW w:w="1091" w:type="dxa"/>
                  <w:tcBorders>
                    <w:bottom w:val="nil"/>
                  </w:tcBorders>
                </w:tcPr>
                <w:p w14:paraId="416974FA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'2'</w:t>
                  </w:r>
                </w:p>
              </w:tc>
            </w:tr>
            <w:tr w:rsidR="005510FA" w:rsidRPr="00E81F85" w14:paraId="5044B1C2" w14:textId="77777777" w:rsidTr="009D43D4">
              <w:trPr>
                <w:trHeight w:val="94"/>
              </w:trPr>
              <w:tc>
                <w:tcPr>
                  <w:tcW w:w="1514" w:type="dxa"/>
                  <w:tcBorders>
                    <w:top w:val="nil"/>
                    <w:bottom w:val="nil"/>
                    <w:right w:val="nil"/>
                  </w:tcBorders>
                </w:tcPr>
                <w:p w14:paraId="3558D91B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</w:p>
              </w:tc>
              <w:tc>
                <w:tcPr>
                  <w:tcW w:w="1091" w:type="dxa"/>
                  <w:tcBorders>
                    <w:top w:val="nil"/>
                    <w:left w:val="nil"/>
                    <w:bottom w:val="nil"/>
                  </w:tcBorders>
                </w:tcPr>
                <w:p w14:paraId="2C8DA020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</w:p>
              </w:tc>
            </w:tr>
          </w:tbl>
          <w:p w14:paraId="766439E9" w14:textId="77777777" w:rsidR="005510FA" w:rsidRPr="00E81F85" w:rsidRDefault="005510FA" w:rsidP="009D43D4">
            <w:pPr>
              <w:spacing w:line="240" w:lineRule="auto"/>
              <w:rPr>
                <w:rFonts w:ascii="Calibri" w:eastAsia="Calibri" w:hAnsi="Calibri"/>
                <w:szCs w:val="22"/>
                <w:lang w:eastAsia="en-US"/>
              </w:rPr>
            </w:pPr>
          </w:p>
        </w:tc>
        <w:tc>
          <w:tcPr>
            <w:tcW w:w="2832" w:type="dxa"/>
          </w:tcPr>
          <w:tbl>
            <w:tblPr>
              <w:tblStyle w:val="Tabelacomgrade1"/>
              <w:tblpPr w:leftFromText="141" w:rightFromText="141" w:vertAnchor="text" w:horzAnchor="margin" w:tblpY="212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66"/>
              <w:gridCol w:w="1240"/>
            </w:tblGrid>
            <w:tr w:rsidR="005510FA" w:rsidRPr="00E81F85" w14:paraId="1714E3A0" w14:textId="77777777" w:rsidTr="009D43D4">
              <w:tc>
                <w:tcPr>
                  <w:tcW w:w="1366" w:type="dxa"/>
                </w:tcPr>
                <w:p w14:paraId="7E0EA90F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  <w:lastRenderedPageBreak/>
                    <w:t>Tipos de linha (ls)</w:t>
                  </w:r>
                </w:p>
              </w:tc>
              <w:tc>
                <w:tcPr>
                  <w:tcW w:w="1240" w:type="dxa"/>
                </w:tcPr>
                <w:p w14:paraId="1378A9C0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b/>
                      <w:szCs w:val="22"/>
                      <w:lang w:eastAsia="en-US"/>
                    </w:rPr>
                    <w:t>Caractere</w:t>
                  </w:r>
                </w:p>
              </w:tc>
            </w:tr>
            <w:tr w:rsidR="005510FA" w:rsidRPr="00E81F85" w14:paraId="66777155" w14:textId="77777777" w:rsidTr="009D43D4">
              <w:tc>
                <w:tcPr>
                  <w:tcW w:w="1366" w:type="dxa"/>
                </w:tcPr>
                <w:p w14:paraId="176D1F6F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Linha cheia</w:t>
                  </w:r>
                </w:p>
              </w:tc>
              <w:tc>
                <w:tcPr>
                  <w:tcW w:w="1240" w:type="dxa"/>
                </w:tcPr>
                <w:p w14:paraId="505BA28A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'-'</w:t>
                  </w:r>
                </w:p>
              </w:tc>
            </w:tr>
            <w:tr w:rsidR="005510FA" w:rsidRPr="00E81F85" w14:paraId="2B63E708" w14:textId="77777777" w:rsidTr="009D43D4">
              <w:tc>
                <w:tcPr>
                  <w:tcW w:w="1366" w:type="dxa"/>
                </w:tcPr>
                <w:p w14:paraId="0F43A49F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Linha tracejada</w:t>
                  </w:r>
                </w:p>
              </w:tc>
              <w:tc>
                <w:tcPr>
                  <w:tcW w:w="1240" w:type="dxa"/>
                </w:tcPr>
                <w:p w14:paraId="310F19F7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'--'</w:t>
                  </w:r>
                </w:p>
              </w:tc>
            </w:tr>
            <w:tr w:rsidR="005510FA" w:rsidRPr="00E81F85" w14:paraId="0F10C93B" w14:textId="77777777" w:rsidTr="009D43D4">
              <w:tc>
                <w:tcPr>
                  <w:tcW w:w="1366" w:type="dxa"/>
                </w:tcPr>
                <w:p w14:paraId="32A2F0A1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Linha traço-ponto</w:t>
                  </w:r>
                </w:p>
              </w:tc>
              <w:tc>
                <w:tcPr>
                  <w:tcW w:w="1240" w:type="dxa"/>
                </w:tcPr>
                <w:p w14:paraId="2FF61859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'-.'</w:t>
                  </w:r>
                </w:p>
              </w:tc>
            </w:tr>
            <w:tr w:rsidR="005510FA" w:rsidRPr="00E81F85" w14:paraId="710AC0B7" w14:textId="77777777" w:rsidTr="009D43D4">
              <w:tc>
                <w:tcPr>
                  <w:tcW w:w="1366" w:type="dxa"/>
                </w:tcPr>
                <w:p w14:paraId="12048712" w14:textId="77777777" w:rsidR="005510FA" w:rsidRPr="00E81F85" w:rsidRDefault="005510FA" w:rsidP="009D43D4">
                  <w:pPr>
                    <w:spacing w:line="240" w:lineRule="auto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Linha pontilhada</w:t>
                  </w:r>
                </w:p>
              </w:tc>
              <w:tc>
                <w:tcPr>
                  <w:tcW w:w="1240" w:type="dxa"/>
                </w:tcPr>
                <w:p w14:paraId="52BE7E93" w14:textId="77777777" w:rsidR="005510FA" w:rsidRPr="00E81F85" w:rsidRDefault="005510FA" w:rsidP="009D43D4">
                  <w:pPr>
                    <w:spacing w:line="240" w:lineRule="auto"/>
                    <w:jc w:val="center"/>
                    <w:rPr>
                      <w:rFonts w:ascii="Calibri" w:eastAsia="Calibri" w:hAnsi="Calibri"/>
                      <w:szCs w:val="22"/>
                      <w:lang w:eastAsia="en-US"/>
                    </w:rPr>
                  </w:pPr>
                  <w:r w:rsidRPr="00E81F85">
                    <w:rPr>
                      <w:rFonts w:ascii="Calibri" w:eastAsia="Calibri" w:hAnsi="Calibri"/>
                      <w:szCs w:val="22"/>
                      <w:lang w:eastAsia="en-US"/>
                    </w:rPr>
                    <w:t>':'</w:t>
                  </w:r>
                </w:p>
              </w:tc>
            </w:tr>
          </w:tbl>
          <w:p w14:paraId="44901B39" w14:textId="77777777" w:rsidR="005510FA" w:rsidRPr="00E81F85" w:rsidRDefault="005510FA" w:rsidP="009D43D4">
            <w:pPr>
              <w:spacing w:line="240" w:lineRule="auto"/>
              <w:rPr>
                <w:rFonts w:ascii="Calibri" w:eastAsia="Calibri" w:hAnsi="Calibri"/>
                <w:szCs w:val="22"/>
                <w:lang w:eastAsia="en-US"/>
              </w:rPr>
            </w:pPr>
          </w:p>
        </w:tc>
      </w:tr>
    </w:tbl>
    <w:p w14:paraId="7F85347D" w14:textId="77777777" w:rsidR="005510FA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</w:rPr>
      </w:pPr>
    </w:p>
    <w:p w14:paraId="343BA78E" w14:textId="77777777" w:rsidR="005510FA" w:rsidRDefault="005510FA" w:rsidP="005510FA">
      <w:pPr>
        <w:pStyle w:val="trabalho"/>
      </w:pPr>
      <w:r>
        <w:t xml:space="preserve">No script abaixo, </w:t>
      </w:r>
      <w:r w:rsidRPr="006216CE">
        <w:rPr>
          <w:i/>
        </w:rPr>
        <w:t>Orange</w:t>
      </w:r>
      <w:r>
        <w:t xml:space="preserve"> significa laranja, g é abreviação para </w:t>
      </w:r>
      <w:r w:rsidRPr="006216CE">
        <w:rPr>
          <w:i/>
        </w:rPr>
        <w:t>green</w:t>
      </w:r>
      <w:r>
        <w:rPr>
          <w:i/>
        </w:rPr>
        <w:t xml:space="preserve"> </w:t>
      </w:r>
      <w:r w:rsidRPr="006216CE">
        <w:t>(verde</w:t>
      </w:r>
      <w:r>
        <w:t xml:space="preserve"> em inglês</w:t>
      </w:r>
      <w:r w:rsidRPr="006216CE">
        <w:t>),</w:t>
      </w:r>
      <w:r>
        <w:t xml:space="preserve"> as demais coisas podem ser analisadas de acordo com o gráfico 3 e a tabela 7. </w:t>
      </w:r>
    </w:p>
    <w:p w14:paraId="6F97CE12" w14:textId="77777777" w:rsidR="005510FA" w:rsidRPr="009360B2" w:rsidRDefault="005510FA" w:rsidP="00551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rPr>
          <w:sz w:val="18"/>
          <w:szCs w:val="18"/>
          <w:lang w:val="en-US"/>
        </w:rPr>
      </w:pPr>
      <w:proofErr w:type="gramStart"/>
      <w:r w:rsidRPr="009360B2">
        <w:rPr>
          <w:rFonts w:ascii="Courier New" w:hAnsi="Courier New" w:cs="Courier New"/>
          <w:color w:val="303F9F"/>
          <w:sz w:val="18"/>
          <w:szCs w:val="18"/>
          <w:lang w:val="en-US"/>
        </w:rPr>
        <w:t>In[</w:t>
      </w:r>
      <w:proofErr w:type="gramEnd"/>
      <w:r w:rsidRPr="009360B2">
        <w:rPr>
          <w:rFonts w:ascii="Courier New" w:hAnsi="Courier New" w:cs="Courier New"/>
          <w:color w:val="303F9F"/>
          <w:sz w:val="18"/>
          <w:szCs w:val="18"/>
          <w:lang w:val="en-US"/>
        </w:rPr>
        <w:t>6]:</w:t>
      </w:r>
    </w:p>
    <w:p w14:paraId="2DC9806D" w14:textId="77777777" w:rsidR="005510FA" w:rsidRPr="009360B2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rFonts w:ascii="Courier New" w:hAnsi="Courier New" w:cs="Courier New"/>
          <w:b/>
          <w:color w:val="333333"/>
          <w:sz w:val="18"/>
          <w:szCs w:val="18"/>
          <w:lang w:val="en-US"/>
        </w:rPr>
      </w:pPr>
      <w:proofErr w:type="gramStart"/>
      <w:r w:rsidRPr="009360B2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plt</w:t>
      </w:r>
      <w:r w:rsidRPr="009360B2">
        <w:rPr>
          <w:rStyle w:val="o"/>
          <w:rFonts w:ascii="Courier New" w:hAnsi="Courier New" w:cs="Courier New"/>
          <w:b/>
          <w:color w:val="666666"/>
          <w:sz w:val="18"/>
          <w:szCs w:val="18"/>
          <w:lang w:val="en-US"/>
        </w:rPr>
        <w:t>.</w:t>
      </w:r>
      <w:r w:rsidRPr="009360B2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plot</w:t>
      </w:r>
      <w:proofErr w:type="gramEnd"/>
      <w:r w:rsidRPr="009360B2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(</w:t>
      </w:r>
      <w:r w:rsidRPr="009360B2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vendas_daniel</w:t>
      </w:r>
      <w:r w:rsidRPr="009360B2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,</w:t>
      </w:r>
      <w:r w:rsidRPr="009360B2">
        <w:rPr>
          <w:rFonts w:ascii="Courier New" w:hAnsi="Courier New" w:cs="Courier New"/>
          <w:b/>
          <w:color w:val="333333"/>
          <w:sz w:val="18"/>
          <w:szCs w:val="18"/>
          <w:lang w:val="en-US"/>
        </w:rPr>
        <w:t xml:space="preserve"> </w:t>
      </w:r>
      <w:r w:rsidRPr="009360B2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c</w:t>
      </w:r>
      <w:r w:rsidRPr="009360B2">
        <w:rPr>
          <w:rStyle w:val="o"/>
          <w:rFonts w:ascii="Courier New" w:hAnsi="Courier New" w:cs="Courier New"/>
          <w:b/>
          <w:color w:val="666666"/>
          <w:sz w:val="18"/>
          <w:szCs w:val="18"/>
          <w:lang w:val="en-US"/>
        </w:rPr>
        <w:t>=</w:t>
      </w:r>
      <w:r w:rsidRPr="009360B2">
        <w:rPr>
          <w:rStyle w:val="s1"/>
          <w:rFonts w:ascii="Courier New" w:hAnsi="Courier New" w:cs="Courier New"/>
          <w:b/>
          <w:color w:val="BA2121"/>
          <w:sz w:val="18"/>
          <w:szCs w:val="18"/>
          <w:lang w:val="en-US"/>
        </w:rPr>
        <w:t>'orange'</w:t>
      </w:r>
      <w:r w:rsidRPr="009360B2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,</w:t>
      </w:r>
      <w:r w:rsidRPr="009360B2">
        <w:rPr>
          <w:rFonts w:ascii="Courier New" w:hAnsi="Courier New" w:cs="Courier New"/>
          <w:b/>
          <w:color w:val="333333"/>
          <w:sz w:val="18"/>
          <w:szCs w:val="18"/>
          <w:lang w:val="en-US"/>
        </w:rPr>
        <w:t xml:space="preserve"> </w:t>
      </w:r>
      <w:r w:rsidRPr="009360B2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label</w:t>
      </w:r>
      <w:r w:rsidRPr="009360B2">
        <w:rPr>
          <w:rStyle w:val="o"/>
          <w:rFonts w:ascii="Courier New" w:hAnsi="Courier New" w:cs="Courier New"/>
          <w:b/>
          <w:color w:val="666666"/>
          <w:sz w:val="18"/>
          <w:szCs w:val="18"/>
          <w:lang w:val="en-US"/>
        </w:rPr>
        <w:t>=</w:t>
      </w:r>
      <w:r w:rsidRPr="009360B2">
        <w:rPr>
          <w:rStyle w:val="s1"/>
          <w:rFonts w:ascii="Courier New" w:hAnsi="Courier New" w:cs="Courier New"/>
          <w:b/>
          <w:color w:val="BA2121"/>
          <w:sz w:val="18"/>
          <w:szCs w:val="18"/>
          <w:lang w:val="en-US"/>
        </w:rPr>
        <w:t>'Vendas Daniel'</w:t>
      </w:r>
      <w:r w:rsidRPr="009360B2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,</w:t>
      </w:r>
      <w:r w:rsidRPr="009360B2">
        <w:rPr>
          <w:rFonts w:ascii="Courier New" w:hAnsi="Courier New" w:cs="Courier New"/>
          <w:b/>
          <w:color w:val="333333"/>
          <w:sz w:val="18"/>
          <w:szCs w:val="18"/>
          <w:lang w:val="en-US"/>
        </w:rPr>
        <w:t xml:space="preserve"> </w:t>
      </w:r>
      <w:r w:rsidRPr="009360B2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ls</w:t>
      </w:r>
      <w:r w:rsidRPr="009360B2">
        <w:rPr>
          <w:rStyle w:val="o"/>
          <w:rFonts w:ascii="Courier New" w:hAnsi="Courier New" w:cs="Courier New"/>
          <w:b/>
          <w:color w:val="666666"/>
          <w:sz w:val="18"/>
          <w:szCs w:val="18"/>
          <w:lang w:val="en-US"/>
        </w:rPr>
        <w:t>=</w:t>
      </w:r>
      <w:r w:rsidRPr="009360B2">
        <w:rPr>
          <w:rStyle w:val="s1"/>
          <w:rFonts w:ascii="Courier New" w:hAnsi="Courier New" w:cs="Courier New"/>
          <w:b/>
          <w:color w:val="BA2121"/>
          <w:sz w:val="18"/>
          <w:szCs w:val="18"/>
          <w:lang w:val="en-US"/>
        </w:rPr>
        <w:t>'-'</w:t>
      </w:r>
      <w:r w:rsidRPr="009360B2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,</w:t>
      </w:r>
      <w:r w:rsidRPr="009360B2">
        <w:rPr>
          <w:rFonts w:ascii="Courier New" w:hAnsi="Courier New" w:cs="Courier New"/>
          <w:b/>
          <w:color w:val="333333"/>
          <w:sz w:val="18"/>
          <w:szCs w:val="18"/>
          <w:lang w:val="en-US"/>
        </w:rPr>
        <w:t xml:space="preserve"> </w:t>
      </w:r>
      <w:r w:rsidRPr="009360B2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marker</w:t>
      </w:r>
      <w:r w:rsidRPr="009360B2">
        <w:rPr>
          <w:rStyle w:val="o"/>
          <w:rFonts w:ascii="Courier New" w:hAnsi="Courier New" w:cs="Courier New"/>
          <w:b/>
          <w:color w:val="666666"/>
          <w:sz w:val="18"/>
          <w:szCs w:val="18"/>
          <w:lang w:val="en-US"/>
        </w:rPr>
        <w:t>=</w:t>
      </w:r>
      <w:r w:rsidRPr="009360B2">
        <w:rPr>
          <w:rStyle w:val="s1"/>
          <w:rFonts w:ascii="Courier New" w:hAnsi="Courier New" w:cs="Courier New"/>
          <w:b/>
          <w:color w:val="BA2121"/>
          <w:sz w:val="18"/>
          <w:szCs w:val="18"/>
          <w:lang w:val="en-US"/>
        </w:rPr>
        <w:t>'s'</w:t>
      </w:r>
      <w:r w:rsidRPr="009360B2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,</w:t>
      </w:r>
      <w:r w:rsidRPr="009360B2">
        <w:rPr>
          <w:rFonts w:ascii="Courier New" w:hAnsi="Courier New" w:cs="Courier New"/>
          <w:b/>
          <w:color w:val="333333"/>
          <w:sz w:val="18"/>
          <w:szCs w:val="18"/>
          <w:lang w:val="en-US"/>
        </w:rPr>
        <w:t xml:space="preserve"> </w:t>
      </w:r>
      <w:r w:rsidRPr="009360B2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ms</w:t>
      </w:r>
      <w:r w:rsidRPr="009360B2">
        <w:rPr>
          <w:rStyle w:val="o"/>
          <w:rFonts w:ascii="Courier New" w:hAnsi="Courier New" w:cs="Courier New"/>
          <w:b/>
          <w:color w:val="666666"/>
          <w:sz w:val="18"/>
          <w:szCs w:val="18"/>
          <w:lang w:val="en-US"/>
        </w:rPr>
        <w:t>=</w:t>
      </w:r>
      <w:r w:rsidRPr="009360B2">
        <w:rPr>
          <w:rStyle w:val="mi"/>
          <w:rFonts w:ascii="Courier New" w:hAnsi="Courier New" w:cs="Courier New"/>
          <w:b/>
          <w:color w:val="666666"/>
          <w:sz w:val="18"/>
          <w:szCs w:val="18"/>
          <w:lang w:val="en-US"/>
        </w:rPr>
        <w:t>12</w:t>
      </w:r>
      <w:r w:rsidRPr="009360B2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)</w:t>
      </w:r>
      <w:r w:rsidRPr="009360B2">
        <w:rPr>
          <w:rFonts w:ascii="Courier New" w:hAnsi="Courier New" w:cs="Courier New"/>
          <w:b/>
          <w:color w:val="333333"/>
          <w:sz w:val="18"/>
          <w:szCs w:val="18"/>
          <w:lang w:val="en-US"/>
        </w:rPr>
        <w:t xml:space="preserve"> </w:t>
      </w:r>
    </w:p>
    <w:p w14:paraId="2650A10D" w14:textId="77777777" w:rsidR="005510FA" w:rsidRPr="00684F6C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rFonts w:ascii="Courier New" w:hAnsi="Courier New" w:cs="Courier New"/>
          <w:b/>
          <w:color w:val="333333"/>
          <w:sz w:val="18"/>
          <w:szCs w:val="18"/>
        </w:rPr>
      </w:pPr>
      <w:r w:rsidRPr="00684F6C">
        <w:rPr>
          <w:rStyle w:val="n"/>
          <w:rFonts w:ascii="Courier New" w:hAnsi="Courier New" w:cs="Courier New"/>
          <w:b/>
          <w:color w:val="333333"/>
          <w:sz w:val="18"/>
          <w:szCs w:val="18"/>
        </w:rPr>
        <w:t>plt</w:t>
      </w:r>
      <w:r w:rsidRPr="00684F6C">
        <w:rPr>
          <w:rStyle w:val="o"/>
          <w:rFonts w:ascii="Courier New" w:hAnsi="Courier New" w:cs="Courier New"/>
          <w:b/>
          <w:color w:val="666666"/>
          <w:sz w:val="18"/>
          <w:szCs w:val="18"/>
        </w:rPr>
        <w:t>.</w:t>
      </w:r>
      <w:r w:rsidRPr="00684F6C">
        <w:rPr>
          <w:rStyle w:val="n"/>
          <w:rFonts w:ascii="Courier New" w:hAnsi="Courier New" w:cs="Courier New"/>
          <w:b/>
          <w:color w:val="333333"/>
          <w:sz w:val="18"/>
          <w:szCs w:val="18"/>
        </w:rPr>
        <w:t>plot</w:t>
      </w:r>
      <w:r w:rsidRPr="00684F6C">
        <w:rPr>
          <w:rStyle w:val="p"/>
          <w:rFonts w:ascii="Courier New" w:hAnsi="Courier New" w:cs="Courier New"/>
          <w:b/>
          <w:color w:val="333333"/>
          <w:sz w:val="18"/>
          <w:szCs w:val="18"/>
        </w:rPr>
        <w:t>(</w:t>
      </w:r>
      <w:r w:rsidRPr="00684F6C">
        <w:rPr>
          <w:rStyle w:val="n"/>
          <w:rFonts w:ascii="Courier New" w:hAnsi="Courier New" w:cs="Courier New"/>
          <w:b/>
          <w:color w:val="333333"/>
          <w:sz w:val="18"/>
          <w:szCs w:val="18"/>
        </w:rPr>
        <w:t>vendas_gabriel</w:t>
      </w:r>
      <w:r w:rsidRPr="00684F6C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</w:t>
      </w:r>
      <w:r w:rsidRPr="00684F6C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684F6C">
        <w:rPr>
          <w:rStyle w:val="n"/>
          <w:rFonts w:ascii="Courier New" w:hAnsi="Courier New" w:cs="Courier New"/>
          <w:b/>
          <w:color w:val="333333"/>
          <w:sz w:val="18"/>
          <w:szCs w:val="18"/>
        </w:rPr>
        <w:t>c</w:t>
      </w:r>
      <w:r w:rsidRPr="00684F6C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684F6C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'g'</w:t>
      </w:r>
      <w:r w:rsidRPr="00684F6C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</w:t>
      </w:r>
      <w:r w:rsidRPr="00684F6C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684F6C">
        <w:rPr>
          <w:rStyle w:val="n"/>
          <w:rFonts w:ascii="Courier New" w:hAnsi="Courier New" w:cs="Courier New"/>
          <w:b/>
          <w:color w:val="333333"/>
          <w:sz w:val="18"/>
          <w:szCs w:val="18"/>
        </w:rPr>
        <w:t>label</w:t>
      </w:r>
      <w:r w:rsidRPr="00684F6C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684F6C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'Vendas Gabriel'</w:t>
      </w:r>
      <w:r w:rsidRPr="00684F6C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</w:t>
      </w:r>
      <w:r w:rsidRPr="00684F6C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684F6C">
        <w:rPr>
          <w:rStyle w:val="n"/>
          <w:rFonts w:ascii="Courier New" w:hAnsi="Courier New" w:cs="Courier New"/>
          <w:b/>
          <w:color w:val="333333"/>
          <w:sz w:val="18"/>
          <w:szCs w:val="18"/>
        </w:rPr>
        <w:t>ls</w:t>
      </w:r>
      <w:r w:rsidRPr="00684F6C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684F6C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'--'</w:t>
      </w:r>
      <w:r w:rsidRPr="00684F6C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</w:t>
      </w:r>
      <w:r w:rsidRPr="00684F6C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684F6C">
        <w:rPr>
          <w:rStyle w:val="n"/>
          <w:rFonts w:ascii="Courier New" w:hAnsi="Courier New" w:cs="Courier New"/>
          <w:b/>
          <w:color w:val="333333"/>
          <w:sz w:val="18"/>
          <w:szCs w:val="18"/>
        </w:rPr>
        <w:t>marker</w:t>
      </w:r>
      <w:r w:rsidRPr="00684F6C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684F6C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'^'</w:t>
      </w:r>
      <w:r w:rsidRPr="00684F6C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</w:t>
      </w:r>
      <w:r w:rsidRPr="00684F6C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684F6C">
        <w:rPr>
          <w:rStyle w:val="n"/>
          <w:rFonts w:ascii="Courier New" w:hAnsi="Courier New" w:cs="Courier New"/>
          <w:b/>
          <w:color w:val="333333"/>
          <w:sz w:val="18"/>
          <w:szCs w:val="18"/>
        </w:rPr>
        <w:t>ms</w:t>
      </w:r>
      <w:r w:rsidRPr="00684F6C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684F6C">
        <w:rPr>
          <w:rStyle w:val="mi"/>
          <w:rFonts w:ascii="Courier New" w:hAnsi="Courier New" w:cs="Courier New"/>
          <w:b/>
          <w:color w:val="666666"/>
          <w:sz w:val="18"/>
          <w:szCs w:val="18"/>
        </w:rPr>
        <w:t>8</w:t>
      </w:r>
      <w:r w:rsidRPr="00684F6C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,)</w:t>
      </w:r>
      <w:r w:rsidRPr="00684F6C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</w:p>
    <w:p w14:paraId="7E3F4630" w14:textId="77777777" w:rsidR="005510FA" w:rsidRPr="006B34B5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rFonts w:ascii="Courier New" w:hAnsi="Courier New" w:cs="Courier New"/>
          <w:color w:val="333333"/>
          <w:sz w:val="18"/>
          <w:szCs w:val="18"/>
        </w:rPr>
      </w:pPr>
      <w:r w:rsidRPr="006B34B5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6B34B5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6B34B5">
        <w:rPr>
          <w:rStyle w:val="n"/>
          <w:rFonts w:ascii="Courier New" w:hAnsi="Courier New" w:cs="Courier New"/>
          <w:color w:val="333333"/>
          <w:sz w:val="18"/>
          <w:szCs w:val="18"/>
        </w:rPr>
        <w:t>grid</w:t>
      </w:r>
      <w:r w:rsidRPr="006B34B5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6B34B5">
        <w:rPr>
          <w:rStyle w:val="kc"/>
          <w:rFonts w:ascii="Courier New" w:hAnsi="Courier New" w:cs="Courier New"/>
          <w:b/>
          <w:bCs/>
          <w:color w:val="008000"/>
          <w:sz w:val="18"/>
          <w:szCs w:val="18"/>
        </w:rPr>
        <w:t>True</w:t>
      </w:r>
      <w:r w:rsidRPr="006B34B5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  <w:r w:rsidRPr="006B34B5"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14:paraId="5C7490CD" w14:textId="77777777" w:rsidR="005510FA" w:rsidRPr="006B34B5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rStyle w:val="p"/>
          <w:rFonts w:ascii="Courier New" w:hAnsi="Courier New" w:cs="Courier New"/>
          <w:color w:val="333333"/>
          <w:sz w:val="18"/>
          <w:szCs w:val="18"/>
        </w:rPr>
      </w:pPr>
      <w:r w:rsidRPr="006B34B5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6B34B5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6B34B5">
        <w:rPr>
          <w:rStyle w:val="n"/>
          <w:rFonts w:ascii="Courier New" w:hAnsi="Courier New" w:cs="Courier New"/>
          <w:color w:val="333333"/>
          <w:sz w:val="18"/>
          <w:szCs w:val="18"/>
        </w:rPr>
        <w:t>title</w:t>
      </w:r>
      <w:r w:rsidRPr="006B34B5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6B34B5">
        <w:rPr>
          <w:rStyle w:val="s2"/>
          <w:rFonts w:ascii="Courier New" w:hAnsi="Courier New" w:cs="Courier New"/>
          <w:color w:val="BA2121"/>
          <w:sz w:val="18"/>
          <w:szCs w:val="18"/>
        </w:rPr>
        <w:t>"comparação de vendas semestral em cinco meses"</w:t>
      </w:r>
      <w:r w:rsidRPr="006B34B5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</w:p>
    <w:p w14:paraId="7EE401EE" w14:textId="77777777" w:rsidR="005510FA" w:rsidRPr="006B34B5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rFonts w:ascii="Courier New" w:hAnsi="Courier New" w:cs="Courier New"/>
          <w:color w:val="333333"/>
          <w:sz w:val="18"/>
          <w:szCs w:val="18"/>
        </w:rPr>
      </w:pPr>
      <w:r w:rsidRPr="006B34B5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6B34B5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6B34B5">
        <w:rPr>
          <w:rStyle w:val="n"/>
          <w:rFonts w:ascii="Courier New" w:hAnsi="Courier New" w:cs="Courier New"/>
          <w:color w:val="333333"/>
          <w:sz w:val="18"/>
          <w:szCs w:val="18"/>
        </w:rPr>
        <w:t>ylabel</w:t>
      </w:r>
      <w:r w:rsidRPr="006B34B5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6B34B5">
        <w:rPr>
          <w:rStyle w:val="sa"/>
          <w:rFonts w:ascii="Courier New" w:hAnsi="Courier New" w:cs="Courier New"/>
          <w:color w:val="BA2121"/>
          <w:sz w:val="18"/>
          <w:szCs w:val="18"/>
        </w:rPr>
        <w:t>u</w:t>
      </w:r>
      <w:r w:rsidRPr="006B34B5">
        <w:rPr>
          <w:rStyle w:val="s1"/>
          <w:rFonts w:ascii="Courier New" w:hAnsi="Courier New" w:cs="Courier New"/>
          <w:color w:val="BA2121"/>
          <w:sz w:val="18"/>
          <w:szCs w:val="18"/>
        </w:rPr>
        <w:t>'Vendas'</w:t>
      </w:r>
      <w:r w:rsidRPr="006B34B5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  <w:r w:rsidRPr="006B34B5"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14:paraId="0C2AF22A" w14:textId="77777777" w:rsidR="005510FA" w:rsidRPr="009360B2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rStyle w:val="p"/>
          <w:rFonts w:ascii="Courier New" w:hAnsi="Courier New" w:cs="Courier New"/>
          <w:color w:val="333333"/>
          <w:sz w:val="18"/>
          <w:szCs w:val="18"/>
        </w:rPr>
      </w:pPr>
      <w:r w:rsidRPr="009360B2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9360B2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9360B2">
        <w:rPr>
          <w:rStyle w:val="n"/>
          <w:rFonts w:ascii="Courier New" w:hAnsi="Courier New" w:cs="Courier New"/>
          <w:color w:val="333333"/>
          <w:sz w:val="18"/>
          <w:szCs w:val="18"/>
        </w:rPr>
        <w:t>xlabel</w:t>
      </w:r>
      <w:r w:rsidRPr="009360B2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9360B2">
        <w:rPr>
          <w:rStyle w:val="sa"/>
          <w:rFonts w:ascii="Courier New" w:hAnsi="Courier New" w:cs="Courier New"/>
          <w:color w:val="BA2121"/>
          <w:sz w:val="18"/>
          <w:szCs w:val="18"/>
        </w:rPr>
        <w:t>u</w:t>
      </w:r>
      <w:r w:rsidRPr="009360B2">
        <w:rPr>
          <w:rStyle w:val="s1"/>
          <w:rFonts w:ascii="Courier New" w:hAnsi="Courier New" w:cs="Courier New"/>
          <w:color w:val="BA2121"/>
          <w:sz w:val="18"/>
          <w:szCs w:val="18"/>
        </w:rPr>
        <w:t>'Meses'</w:t>
      </w:r>
      <w:r w:rsidRPr="009360B2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</w:p>
    <w:p w14:paraId="6698DB8B" w14:textId="77777777" w:rsidR="005510FA" w:rsidRPr="009360B2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rStyle w:val="p"/>
          <w:rFonts w:ascii="Courier New" w:hAnsi="Courier New" w:cs="Courier New"/>
          <w:color w:val="333333"/>
          <w:sz w:val="18"/>
          <w:szCs w:val="18"/>
        </w:rPr>
      </w:pPr>
      <w:r w:rsidRPr="009360B2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9360B2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9360B2">
        <w:rPr>
          <w:rStyle w:val="n"/>
          <w:rFonts w:ascii="Courier New" w:hAnsi="Courier New" w:cs="Courier New"/>
          <w:color w:val="333333"/>
          <w:sz w:val="18"/>
          <w:szCs w:val="18"/>
        </w:rPr>
        <w:t>legend</w:t>
      </w:r>
      <w:r w:rsidRPr="009360B2">
        <w:rPr>
          <w:rStyle w:val="p"/>
          <w:rFonts w:ascii="Courier New" w:hAnsi="Courier New" w:cs="Courier New"/>
          <w:color w:val="333333"/>
          <w:sz w:val="18"/>
          <w:szCs w:val="18"/>
        </w:rPr>
        <w:t>()</w:t>
      </w:r>
    </w:p>
    <w:p w14:paraId="112B5CBC" w14:textId="77777777" w:rsidR="005510FA" w:rsidRPr="009360B2" w:rsidRDefault="005510FA" w:rsidP="005510F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4" w:lineRule="atLeast"/>
        <w:ind w:left="0"/>
        <w:rPr>
          <w:sz w:val="18"/>
          <w:szCs w:val="18"/>
        </w:rPr>
      </w:pPr>
      <w:r w:rsidRPr="009360B2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9360B2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9360B2">
        <w:rPr>
          <w:rStyle w:val="n"/>
          <w:rFonts w:ascii="Courier New" w:hAnsi="Courier New" w:cs="Courier New"/>
          <w:color w:val="333333"/>
          <w:sz w:val="18"/>
          <w:szCs w:val="18"/>
        </w:rPr>
        <w:t>show</w:t>
      </w:r>
      <w:r w:rsidRPr="009360B2">
        <w:rPr>
          <w:rStyle w:val="p"/>
          <w:rFonts w:ascii="Courier New" w:hAnsi="Courier New" w:cs="Courier New"/>
          <w:color w:val="333333"/>
          <w:sz w:val="18"/>
          <w:szCs w:val="18"/>
        </w:rPr>
        <w:t>()</w:t>
      </w:r>
    </w:p>
    <w:p w14:paraId="479147BA" w14:textId="77777777" w:rsidR="005510FA" w:rsidRPr="009360B2" w:rsidRDefault="005510FA" w:rsidP="005510FA"/>
    <w:p w14:paraId="2B798396" w14:textId="77777777" w:rsidR="005510FA" w:rsidRDefault="005510FA" w:rsidP="005510FA">
      <w:r w:rsidRPr="006216CE">
        <w:t>Note que o ms é</w:t>
      </w:r>
      <w:r>
        <w:t xml:space="preserve"> diferente, mudando o tamanho do símbolo. </w:t>
      </w:r>
    </w:p>
    <w:p w14:paraId="494F7B85" w14:textId="77777777" w:rsidR="005510FA" w:rsidRPr="006216CE" w:rsidRDefault="005510FA" w:rsidP="005510FA">
      <w:pPr>
        <w:pStyle w:val="Caption"/>
      </w:pPr>
      <w:r>
        <w:rPr>
          <w:rFonts w:cs="Arial"/>
          <w:b/>
          <w:i w:val="0"/>
          <w:color w:val="auto"/>
        </w:rPr>
        <w:t>Gráfico 3</w:t>
      </w:r>
      <w:r w:rsidRPr="00A45FBD">
        <w:rPr>
          <w:rFonts w:cs="Arial"/>
          <w:i w:val="0"/>
          <w:color w:val="auto"/>
        </w:rPr>
        <w:t xml:space="preserve">. </w:t>
      </w:r>
      <w:r>
        <w:rPr>
          <w:rFonts w:cs="Arial"/>
          <w:i w:val="0"/>
          <w:color w:val="auto"/>
        </w:rPr>
        <w:t>Gráfico com legenda, cores e títulos</w:t>
      </w:r>
    </w:p>
    <w:p w14:paraId="09426793" w14:textId="77777777" w:rsidR="005510FA" w:rsidRDefault="005510FA" w:rsidP="005510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5222F4" wp14:editId="0913B62C">
            <wp:extent cx="1956862" cy="1409700"/>
            <wp:effectExtent l="0" t="0" r="5715" b="0"/>
            <wp:docPr id="31" name="Imagem 31" descr="C:\Users\luiza\AppData\Local\Microsoft\Windows\INetCache\Content.MSO\EC8D3A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iza\AppData\Local\Microsoft\Windows\INetCache\Content.MSO\EC8D3AB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46" cy="14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261A" w14:textId="77777777" w:rsidR="005510FA" w:rsidRDefault="005510FA" w:rsidP="005510FA">
      <w:r w:rsidRPr="00AF2388">
        <w:t>O gráfico 4 possui as p</w:t>
      </w:r>
      <w:r>
        <w:t xml:space="preserve">ropriedades </w:t>
      </w:r>
      <w:r w:rsidRPr="00413212">
        <w:rPr>
          <w:b/>
        </w:rPr>
        <w:t>marker</w:t>
      </w:r>
      <w:r>
        <w:rPr>
          <w:b/>
        </w:rPr>
        <w:t>e</w:t>
      </w:r>
      <w:r w:rsidRPr="00413212">
        <w:rPr>
          <w:b/>
        </w:rPr>
        <w:t>dgecolor</w:t>
      </w:r>
      <w:r>
        <w:t xml:space="preserve"> que muda a cor da borda do símbolo</w:t>
      </w:r>
      <w:r w:rsidRPr="00413212">
        <w:rPr>
          <w:b/>
        </w:rPr>
        <w:t>, markerfacecolor</w:t>
      </w:r>
      <w:r>
        <w:t xml:space="preserve"> que muda a cor do fundo do símbolo e o </w:t>
      </w:r>
      <w:r w:rsidRPr="00413212">
        <w:rPr>
          <w:b/>
        </w:rPr>
        <w:t>drawstyle= steps-post</w:t>
      </w:r>
      <w:r>
        <w:t xml:space="preserve"> que deixa as linhas retas:</w:t>
      </w:r>
    </w:p>
    <w:p w14:paraId="5987A534" w14:textId="77777777" w:rsidR="005510FA" w:rsidRPr="00413212" w:rsidRDefault="005510FA" w:rsidP="005510FA">
      <w:pPr>
        <w:rPr>
          <w:sz w:val="18"/>
          <w:szCs w:val="18"/>
        </w:rPr>
      </w:pPr>
      <w:r>
        <w:rPr>
          <w:rFonts w:ascii="Courier New" w:hAnsi="Courier New" w:cs="Courier New"/>
          <w:color w:val="303F9F"/>
          <w:sz w:val="18"/>
          <w:szCs w:val="18"/>
        </w:rPr>
        <w:t>In[6]:</w:t>
      </w:r>
    </w:p>
    <w:p w14:paraId="43D9B19A" w14:textId="77777777" w:rsidR="005510FA" w:rsidRDefault="005510FA" w:rsidP="005510FA">
      <w:pPr>
        <w:rPr>
          <w:rFonts w:ascii="Courier New" w:hAnsi="Courier New" w:cs="Courier New"/>
          <w:color w:val="333333"/>
          <w:sz w:val="18"/>
          <w:szCs w:val="18"/>
        </w:rPr>
      </w:pP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plot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vendas_daniel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c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'orange'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ls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'--'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marker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'P'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ms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'10'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lw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'3'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Style w:val="n"/>
          <w:rFonts w:ascii="Courier New" w:hAnsi="Courier New" w:cs="Courier New"/>
          <w:b/>
          <w:color w:val="333333"/>
          <w:sz w:val="18"/>
          <w:szCs w:val="18"/>
        </w:rPr>
        <w:t>markerfacecolor</w:t>
      </w:r>
      <w:r w:rsidRPr="00413212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'red'</w:t>
      </w:r>
      <w:r w:rsidRPr="00413212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b/>
          <w:color w:val="333333"/>
          <w:sz w:val="18"/>
          <w:szCs w:val="18"/>
        </w:rPr>
        <w:t>drawstyle</w:t>
      </w:r>
      <w:r w:rsidRPr="00413212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'steps-post'</w:t>
      </w:r>
      <w:r w:rsidRPr="00413212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b/>
          <w:color w:val="333333"/>
          <w:sz w:val="18"/>
          <w:szCs w:val="18"/>
        </w:rPr>
        <w:t>markeredgecolor</w:t>
      </w:r>
      <w:r w:rsidRPr="00413212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'green'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plot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vendas_gabriel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c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'g'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label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'Vendas Gabriel'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ls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'--'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marker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'^'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ms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413212">
        <w:rPr>
          <w:rStyle w:val="mi"/>
          <w:rFonts w:ascii="Courier New" w:hAnsi="Courier New" w:cs="Courier New"/>
          <w:color w:val="666666"/>
          <w:sz w:val="18"/>
          <w:szCs w:val="18"/>
        </w:rPr>
        <w:t>8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b/>
          <w:color w:val="333333"/>
          <w:sz w:val="18"/>
          <w:szCs w:val="18"/>
        </w:rPr>
        <w:t>markerfacecolor</w:t>
      </w:r>
      <w:r w:rsidRPr="00413212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'red'</w:t>
      </w:r>
      <w:r w:rsidRPr="00413212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b/>
          <w:color w:val="333333"/>
          <w:sz w:val="18"/>
          <w:szCs w:val="18"/>
        </w:rPr>
        <w:t>drawstyle</w:t>
      </w:r>
      <w:r w:rsidRPr="00413212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'steps-post'</w:t>
      </w:r>
      <w:r w:rsidRPr="00413212">
        <w:rPr>
          <w:rStyle w:val="p"/>
          <w:rFonts w:ascii="Courier New" w:hAnsi="Courier New" w:cs="Courier New"/>
          <w:b/>
          <w:color w:val="333333"/>
          <w:sz w:val="18"/>
          <w:szCs w:val="18"/>
        </w:rPr>
        <w:t>,</w:t>
      </w:r>
      <w:r w:rsidRPr="00413212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b/>
          <w:color w:val="333333"/>
          <w:sz w:val="18"/>
          <w:szCs w:val="18"/>
        </w:rPr>
        <w:t>markeredgecolor</w:t>
      </w:r>
      <w:r w:rsidRPr="00413212">
        <w:rPr>
          <w:rStyle w:val="o"/>
          <w:rFonts w:ascii="Courier New" w:hAnsi="Courier New" w:cs="Courier New"/>
          <w:b/>
          <w:color w:val="666666"/>
          <w:sz w:val="18"/>
          <w:szCs w:val="18"/>
        </w:rPr>
        <w:t>=</w:t>
      </w:r>
      <w:r w:rsidRPr="00413212">
        <w:rPr>
          <w:rStyle w:val="s1"/>
          <w:rFonts w:ascii="Courier New" w:hAnsi="Courier New" w:cs="Courier New"/>
          <w:b/>
          <w:color w:val="BA2121"/>
          <w:sz w:val="18"/>
          <w:szCs w:val="18"/>
        </w:rPr>
        <w:t>'green'</w:t>
      </w:r>
      <w:r w:rsidRPr="00413212">
        <w:rPr>
          <w:rStyle w:val="p"/>
          <w:rFonts w:ascii="Courier New" w:hAnsi="Courier New" w:cs="Courier New"/>
          <w:b/>
          <w:color w:val="333333"/>
          <w:sz w:val="18"/>
          <w:szCs w:val="18"/>
        </w:rPr>
        <w:t>)</w:t>
      </w:r>
      <w:r w:rsidRPr="00413212">
        <w:rPr>
          <w:rFonts w:ascii="Courier New" w:hAnsi="Courier New" w:cs="Courier New"/>
          <w:b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grid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413212">
        <w:rPr>
          <w:rStyle w:val="kc"/>
          <w:rFonts w:ascii="Courier New" w:hAnsi="Courier New" w:cs="Courier New"/>
          <w:b/>
          <w:bCs/>
          <w:color w:val="008000"/>
          <w:sz w:val="18"/>
          <w:szCs w:val="18"/>
        </w:rPr>
        <w:t>True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14:paraId="117F4880" w14:textId="77777777" w:rsidR="005510FA" w:rsidRDefault="005510FA" w:rsidP="005510FA">
      <w:pPr>
        <w:rPr>
          <w:rFonts w:ascii="Courier New" w:hAnsi="Courier New" w:cs="Courier New"/>
          <w:color w:val="333333"/>
          <w:sz w:val="18"/>
          <w:szCs w:val="18"/>
        </w:rPr>
      </w:pP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title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413212">
        <w:rPr>
          <w:rStyle w:val="s2"/>
          <w:rFonts w:ascii="Courier New" w:hAnsi="Courier New" w:cs="Courier New"/>
          <w:color w:val="BA2121"/>
          <w:sz w:val="18"/>
          <w:szCs w:val="18"/>
        </w:rPr>
        <w:t>"comparação de vendas semestral em cinco meses"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plt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</w:rPr>
        <w:t>ylabel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413212">
        <w:rPr>
          <w:rStyle w:val="sa"/>
          <w:rFonts w:ascii="Courier New" w:hAnsi="Courier New" w:cs="Courier New"/>
          <w:color w:val="BA2121"/>
          <w:sz w:val="18"/>
          <w:szCs w:val="18"/>
        </w:rPr>
        <w:t>u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</w:rPr>
        <w:t>'Vendas'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  <w:r w:rsidRPr="00413212"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14:paraId="5B0D0B06" w14:textId="77777777" w:rsidR="005510FA" w:rsidRDefault="005510FA" w:rsidP="005510FA">
      <w:pPr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</w:pPr>
      <w:r w:rsidRPr="00413212">
        <w:rPr>
          <w:rStyle w:val="n"/>
          <w:rFonts w:ascii="Courier New" w:hAnsi="Courier New" w:cs="Courier New"/>
          <w:color w:val="333333"/>
          <w:sz w:val="18"/>
          <w:szCs w:val="18"/>
          <w:lang w:val="en-US"/>
        </w:rPr>
        <w:t>plt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  <w:lang w:val="en-US"/>
        </w:rPr>
        <w:t>.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  <w:lang w:val="en-US"/>
        </w:rPr>
        <w:t>xlabel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  <w:t>(</w:t>
      </w:r>
      <w:r w:rsidRPr="00413212">
        <w:rPr>
          <w:rStyle w:val="sa"/>
          <w:rFonts w:ascii="Courier New" w:hAnsi="Courier New" w:cs="Courier New"/>
          <w:color w:val="BA2121"/>
          <w:sz w:val="18"/>
          <w:szCs w:val="18"/>
          <w:lang w:val="en-US"/>
        </w:rPr>
        <w:t>u</w:t>
      </w:r>
      <w:r w:rsidRPr="00413212">
        <w:rPr>
          <w:rStyle w:val="s1"/>
          <w:rFonts w:ascii="Courier New" w:hAnsi="Courier New" w:cs="Courier New"/>
          <w:color w:val="BA2121"/>
          <w:sz w:val="18"/>
          <w:szCs w:val="18"/>
          <w:lang w:val="en-US"/>
        </w:rPr>
        <w:t>'Meses'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  <w:t>)</w:t>
      </w:r>
    </w:p>
    <w:p w14:paraId="1E6CCBAF" w14:textId="77777777" w:rsidR="005510FA" w:rsidRDefault="005510FA" w:rsidP="005510FA">
      <w:pPr>
        <w:rPr>
          <w:rFonts w:ascii="Courier New" w:hAnsi="Courier New" w:cs="Courier New"/>
          <w:color w:val="333333"/>
          <w:sz w:val="18"/>
          <w:szCs w:val="18"/>
          <w:lang w:val="en-US"/>
        </w:rPr>
      </w:pPr>
      <w:r w:rsidRPr="00413212">
        <w:rPr>
          <w:rStyle w:val="n"/>
          <w:rFonts w:ascii="Courier New" w:hAnsi="Courier New" w:cs="Courier New"/>
          <w:color w:val="333333"/>
          <w:sz w:val="18"/>
          <w:szCs w:val="18"/>
          <w:lang w:val="en-US"/>
        </w:rPr>
        <w:t>plt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  <w:lang w:val="en-US"/>
        </w:rPr>
        <w:t>.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  <w:lang w:val="en-US"/>
        </w:rPr>
        <w:t>legend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  <w:t>()</w:t>
      </w:r>
      <w:r w:rsidRPr="00413212">
        <w:rPr>
          <w:rFonts w:ascii="Courier New" w:hAnsi="Courier New" w:cs="Courier New"/>
          <w:color w:val="333333"/>
          <w:sz w:val="18"/>
          <w:szCs w:val="18"/>
          <w:lang w:val="en-US"/>
        </w:rPr>
        <w:t xml:space="preserve"> </w:t>
      </w:r>
    </w:p>
    <w:p w14:paraId="4ECEBEA2" w14:textId="77777777" w:rsidR="005510FA" w:rsidRDefault="005510FA" w:rsidP="005510FA">
      <w:pPr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</w:pPr>
      <w:r w:rsidRPr="00413212">
        <w:rPr>
          <w:rStyle w:val="n"/>
          <w:rFonts w:ascii="Courier New" w:hAnsi="Courier New" w:cs="Courier New"/>
          <w:color w:val="333333"/>
          <w:sz w:val="18"/>
          <w:szCs w:val="18"/>
          <w:lang w:val="en-US"/>
        </w:rPr>
        <w:lastRenderedPageBreak/>
        <w:t>plt</w:t>
      </w:r>
      <w:r w:rsidRPr="00413212">
        <w:rPr>
          <w:rStyle w:val="o"/>
          <w:rFonts w:ascii="Courier New" w:hAnsi="Courier New" w:cs="Courier New"/>
          <w:color w:val="666666"/>
          <w:sz w:val="18"/>
          <w:szCs w:val="18"/>
          <w:lang w:val="en-US"/>
        </w:rPr>
        <w:t>.</w:t>
      </w:r>
      <w:r w:rsidRPr="00413212">
        <w:rPr>
          <w:rStyle w:val="n"/>
          <w:rFonts w:ascii="Courier New" w:hAnsi="Courier New" w:cs="Courier New"/>
          <w:color w:val="333333"/>
          <w:sz w:val="18"/>
          <w:szCs w:val="18"/>
          <w:lang w:val="en-US"/>
        </w:rPr>
        <w:t>show</w:t>
      </w:r>
      <w:r w:rsidRPr="00413212"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  <w:t>()</w:t>
      </w:r>
    </w:p>
    <w:p w14:paraId="3E08D0F7" w14:textId="77777777" w:rsidR="005510FA" w:rsidRPr="00413212" w:rsidRDefault="005510FA" w:rsidP="005510FA">
      <w:pPr>
        <w:pStyle w:val="Caption"/>
      </w:pPr>
      <w:r>
        <w:rPr>
          <w:rFonts w:cs="Arial"/>
          <w:b/>
          <w:i w:val="0"/>
          <w:color w:val="auto"/>
        </w:rPr>
        <w:t>Gráfico 4</w:t>
      </w:r>
      <w:r w:rsidRPr="00A45FBD">
        <w:rPr>
          <w:rFonts w:cs="Arial"/>
          <w:i w:val="0"/>
          <w:color w:val="auto"/>
        </w:rPr>
        <w:t xml:space="preserve">. </w:t>
      </w:r>
      <w:r>
        <w:rPr>
          <w:rFonts w:cs="Arial"/>
          <w:i w:val="0"/>
          <w:color w:val="auto"/>
        </w:rPr>
        <w:t>Gráfico markeredgecolor (cor da borda de marcadador) verde, markerfacecolor (cor do fundo do marcador) vermelho e linhas retas (drawstyle=steps-post).</w:t>
      </w:r>
    </w:p>
    <w:p w14:paraId="73457236" w14:textId="77777777" w:rsidR="005510FA" w:rsidRPr="00413212" w:rsidRDefault="005510FA" w:rsidP="005510FA">
      <w:pPr>
        <w:rPr>
          <w:ins w:id="57" w:author="Luiza email pessoal" w:date="2018-12-27T13:25:00Z"/>
          <w:sz w:val="18"/>
          <w:szCs w:val="18"/>
          <w:lang w:val="en-US"/>
          <w:rPrChange w:id="58" w:author="Luiza email pessoal" w:date="2018-12-27T13:32:00Z">
            <w:rPr>
              <w:ins w:id="59" w:author="Luiza email pessoal" w:date="2018-12-27T13:25:00Z"/>
              <w:rFonts w:cs="Arial"/>
              <w:bCs/>
            </w:rPr>
          </w:rPrChange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54406D0E" wp14:editId="46A49F55">
            <wp:extent cx="2184400" cy="1573616"/>
            <wp:effectExtent l="0" t="0" r="6350" b="7620"/>
            <wp:docPr id="32" name="Imagem 32" descr="C:\Users\luiza\AppData\Local\Microsoft\Windows\INetCache\Content.MSO\ED39D2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iza\AppData\Local\Microsoft\Windows\INetCache\Content.MSO\ED39D22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807" cy="158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38D" w14:textId="1834EABB" w:rsidR="00183BF9" w:rsidRDefault="00183BF9" w:rsidP="003D3F6F">
      <w:pPr>
        <w:pStyle w:val="Heading3"/>
        <w:numPr>
          <w:ilvl w:val="1"/>
          <w:numId w:val="10"/>
        </w:numPr>
      </w:pPr>
      <w:bookmarkStart w:id="60" w:name="_Toc536211343"/>
      <w:bookmarkEnd w:id="51"/>
      <w:r>
        <w:t xml:space="preserve">Vizinhos </w:t>
      </w:r>
      <w:r w:rsidR="006B30CE">
        <w:t>e similaridade</w:t>
      </w:r>
      <w:r w:rsidR="00031528">
        <w:t>: Classificação.</w:t>
      </w:r>
      <w:bookmarkEnd w:id="60"/>
    </w:p>
    <w:p w14:paraId="7A26DB58" w14:textId="28F23F41" w:rsidR="00A93725" w:rsidRDefault="00336537" w:rsidP="009D43D4">
      <w:r>
        <w:t xml:space="preserve">Para </w:t>
      </w:r>
      <w:r w:rsidR="00BD6611">
        <w:t xml:space="preserve">recomendar um item é necessário descobrir o vizinho mais próximo, é necessário calcular a </w:t>
      </w:r>
      <w:r w:rsidR="006B30CE">
        <w:t>D</w:t>
      </w:r>
      <w:r w:rsidR="00BD6611">
        <w:t xml:space="preserve">istância </w:t>
      </w:r>
      <w:r w:rsidR="006B30CE">
        <w:t>E</w:t>
      </w:r>
      <w:r w:rsidR="00BD6611">
        <w:t xml:space="preserve">uclidiana entre um item e outros itens escolhidos. </w:t>
      </w:r>
      <w:r w:rsidR="00A93725">
        <w:t>Para descobrir utiliza-se a seguinte fórmula:</w:t>
      </w:r>
    </w:p>
    <w:p w14:paraId="3003A9D9" w14:textId="1797B13E" w:rsidR="009C2ED6" w:rsidRDefault="00A93725" w:rsidP="009C2ED6">
      <w:pPr>
        <w:jc w:val="center"/>
      </w:pPr>
      <m:oMathPara>
        <m:oMath>
          <m:r>
            <w:rPr>
              <w:rFonts w:ascii="Cambria Math" w:hAnsi="Cambria Math"/>
            </w:rPr>
            <m:t>Distância Euclidiana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nary>
              <m:r>
                <w:rPr>
                  <w:rFonts w:ascii="Cambria Math" w:hAnsi="Cambria Math"/>
                </w:rPr>
                <m:t xml:space="preserve">x-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BF4FD75" w14:textId="4816DC06" w:rsidR="00A93725" w:rsidRDefault="00A93725" w:rsidP="009D43D4">
      <w:r w:rsidRPr="00A93725">
        <w:t>esta</w:t>
      </w:r>
      <w:r>
        <w:t xml:space="preserve"> fórmula também pode ser descrita da seguinte maneira:</w:t>
      </w:r>
    </w:p>
    <w:p w14:paraId="0196090D" w14:textId="65D3718C" w:rsidR="00A93725" w:rsidRPr="00A93725" w:rsidRDefault="00A93725" w:rsidP="00A93725">
      <m:oMathPara>
        <m:oMath>
          <m:r>
            <w:rPr>
              <w:rFonts w:ascii="Cambria Math" w:hAnsi="Cambria Math"/>
            </w:rPr>
            <m:t>Distância Euclidiana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i- 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BB7E524" w14:textId="04582781" w:rsidR="00A93725" w:rsidRDefault="00A93725" w:rsidP="00A93725">
      <w:r>
        <w:t>Analisando o ibope de um canal, criou-se o seguinte dataset:</w:t>
      </w:r>
    </w:p>
    <w:p w14:paraId="40F4921C" w14:textId="540E5CFE" w:rsidR="00A93725" w:rsidRPr="00A93725" w:rsidRDefault="00A93725" w:rsidP="009D43D4">
      <w:r w:rsidRPr="00A93725">
        <w:rPr>
          <w:b/>
          <w:sz w:val="18"/>
        </w:rPr>
        <w:t>Tabela 8</w:t>
      </w:r>
      <w:r w:rsidRPr="00A93725">
        <w:rPr>
          <w:sz w:val="18"/>
        </w:rPr>
        <w:t>. Ibope por horário</w:t>
      </w:r>
    </w:p>
    <w:tbl>
      <w:tblPr>
        <w:tblW w:w="5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960"/>
        <w:gridCol w:w="960"/>
        <w:gridCol w:w="960"/>
      </w:tblGrid>
      <w:tr w:rsidR="00A93725" w:rsidRPr="00A93725" w14:paraId="64945B19" w14:textId="77777777" w:rsidTr="00A93725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66A413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BB13429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Manhã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82AD8C4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Tarde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ECAC92C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Noite</w:t>
            </w:r>
          </w:p>
        </w:tc>
      </w:tr>
      <w:tr w:rsidR="00A93725" w:rsidRPr="00A93725" w14:paraId="34AE36F6" w14:textId="77777777" w:rsidTr="00A93725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A77BE2D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Comida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793FF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57AB2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0EF6E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0.1</w:t>
            </w:r>
          </w:p>
        </w:tc>
      </w:tr>
      <w:tr w:rsidR="00A93725" w:rsidRPr="00A93725" w14:paraId="4463AC1B" w14:textId="77777777" w:rsidTr="00A93725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7F59B4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Futebol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11C2B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265EE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D19CD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0.9</w:t>
            </w:r>
          </w:p>
        </w:tc>
      </w:tr>
      <w:tr w:rsidR="00A93725" w:rsidRPr="00A93725" w14:paraId="7E6D5414" w14:textId="77777777" w:rsidTr="00A93725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ECE7175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Notícias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373B1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A0D25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EEA0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0.4</w:t>
            </w:r>
          </w:p>
        </w:tc>
      </w:tr>
      <w:tr w:rsidR="00A93725" w:rsidRPr="00A93725" w14:paraId="526932A5" w14:textId="77777777" w:rsidTr="00A93725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33F7468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Cultura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19E68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6F9CF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A681F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0.3</w:t>
            </w:r>
          </w:p>
        </w:tc>
      </w:tr>
      <w:tr w:rsidR="00A93725" w:rsidRPr="00A93725" w14:paraId="31A886C5" w14:textId="77777777" w:rsidTr="00A93725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8C8C56D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Lazer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AA623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467C0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D2531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0.1</w:t>
            </w:r>
          </w:p>
        </w:tc>
      </w:tr>
      <w:tr w:rsidR="00A93725" w:rsidRPr="00A93725" w14:paraId="28C9BDB7" w14:textId="77777777" w:rsidTr="00A93725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946EF5C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Política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97451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FFD5F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81D52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0.9</w:t>
            </w:r>
          </w:p>
        </w:tc>
      </w:tr>
      <w:tr w:rsidR="00A93725" w:rsidRPr="00A93725" w14:paraId="6C5898CC" w14:textId="77777777" w:rsidTr="00A93725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7FD0AC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  <w:r w:rsidRPr="00A93725">
              <w:rPr>
                <w:rFonts w:ascii="Calibri" w:hAnsi="Calibri" w:cs="Calibri"/>
                <w:color w:val="FFFFFF"/>
                <w:szCs w:val="22"/>
              </w:rPr>
              <w:t>Saúde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5435A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D0F9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D544" w14:textId="77777777" w:rsidR="00A93725" w:rsidRPr="00A93725" w:rsidRDefault="00A93725" w:rsidP="00A9372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A93725">
              <w:rPr>
                <w:rFonts w:ascii="Calibri" w:hAnsi="Calibri" w:cs="Calibri"/>
                <w:color w:val="000000"/>
                <w:szCs w:val="22"/>
              </w:rPr>
              <w:t>0.1</w:t>
            </w:r>
          </w:p>
        </w:tc>
      </w:tr>
    </w:tbl>
    <w:p w14:paraId="5471D210" w14:textId="77777777" w:rsidR="00A93725" w:rsidRPr="00A93725" w:rsidRDefault="00A93725" w:rsidP="009D43D4"/>
    <w:p w14:paraId="2D0EDA0D" w14:textId="70734E9A" w:rsidR="006B30CE" w:rsidRDefault="00A93725" w:rsidP="006B30CE">
      <w:r>
        <w:t xml:space="preserve">A tabela 9 mostra a aplicação da fórmula, onde </w:t>
      </w:r>
      <w:r w:rsidR="006B30CE">
        <w:t xml:space="preserve">as etapas 1 e 2 são os valores dos itens escolhidos, a etapa 3 é a diferença, a etapa 4 eleva ao quadrado, a etapa 5 soma os três itens de resultado, e a etapa 6 faz a raíz quadrada. Neste exemplo, futebol e </w:t>
      </w:r>
      <w:r w:rsidR="006B30CE">
        <w:lastRenderedPageBreak/>
        <w:t>comida possue menor distância, logo são mais similares. Pode-se usar também a Distância de Manhattan no lugar da Distância Euclidiana.</w:t>
      </w:r>
    </w:p>
    <w:p w14:paraId="129B5E63" w14:textId="5508EA54" w:rsidR="006B30CE" w:rsidRPr="006B30CE" w:rsidRDefault="006B30CE" w:rsidP="006B30CE">
      <w:pPr>
        <w:rPr>
          <w:sz w:val="18"/>
        </w:rPr>
      </w:pPr>
      <w:r w:rsidRPr="006B30CE">
        <w:rPr>
          <w:b/>
          <w:sz w:val="18"/>
        </w:rPr>
        <w:t>Tabela 9.</w:t>
      </w:r>
      <w:r w:rsidRPr="006B30CE">
        <w:rPr>
          <w:sz w:val="18"/>
        </w:rPr>
        <w:t xml:space="preserve"> Descobrindo a Distância </w:t>
      </w:r>
      <w:r>
        <w:rPr>
          <w:sz w:val="18"/>
        </w:rPr>
        <w:t>E</w:t>
      </w:r>
      <w:r w:rsidRPr="006B30CE">
        <w:rPr>
          <w:sz w:val="18"/>
        </w:rPr>
        <w:t>uclidiana</w:t>
      </w:r>
    </w:p>
    <w:tbl>
      <w:tblPr>
        <w:tblW w:w="8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60"/>
        <w:gridCol w:w="1880"/>
        <w:gridCol w:w="780"/>
        <w:gridCol w:w="720"/>
        <w:gridCol w:w="760"/>
        <w:gridCol w:w="660"/>
        <w:gridCol w:w="940"/>
        <w:gridCol w:w="780"/>
        <w:gridCol w:w="720"/>
        <w:gridCol w:w="760"/>
      </w:tblGrid>
      <w:tr w:rsidR="006B30CE" w:rsidRPr="006B30CE" w14:paraId="613772C4" w14:textId="77777777" w:rsidTr="006B30CE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47DA96F6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Etapas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27DE2553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Função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104A9F59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Valor M.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19CFC3AB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Valor T.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529242A6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Valor N.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5013B7BD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Etapas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1F7CBAE8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Função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0F1B29AE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Valor M.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201AB20F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Valor T.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0D0D0D"/>
            <w:noWrap/>
            <w:vAlign w:val="bottom"/>
            <w:hideMark/>
          </w:tcPr>
          <w:p w14:paraId="3B2DA59E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Valor N.</w:t>
            </w:r>
          </w:p>
        </w:tc>
      </w:tr>
      <w:tr w:rsidR="006B30CE" w:rsidRPr="006B30CE" w14:paraId="7CB04EC9" w14:textId="77777777" w:rsidTr="006B30CE">
        <w:trPr>
          <w:trHeight w:val="30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73AB746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1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295CBC1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Comida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7B65DFE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0,8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A409990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0,6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2B4FFD4F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0,1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6B58AEE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D9F8E05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Comida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D18538C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0,8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949F3E8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0,6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51EE126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0,1</w:t>
            </w:r>
          </w:p>
        </w:tc>
      </w:tr>
      <w:tr w:rsidR="006B30CE" w:rsidRPr="006B30CE" w14:paraId="1581CE38" w14:textId="77777777" w:rsidTr="006B30CE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2CB6903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2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0885276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Notícias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28D03F74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581EFCA9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7CFD016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0,4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A6EBD06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5671A3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Futebol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2052479E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0F92443B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9503803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0,9</w:t>
            </w:r>
          </w:p>
        </w:tc>
      </w:tr>
      <w:tr w:rsidR="006B30CE" w:rsidRPr="006B30CE" w14:paraId="1BFC9880" w14:textId="77777777" w:rsidTr="006B30CE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FD0E907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3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C886B3C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Subtração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D7C2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FE3CE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2FD65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-0,3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E0084C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CAB2812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Subtração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D19ED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85558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EC5F1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-0,8</w:t>
            </w:r>
          </w:p>
        </w:tc>
      </w:tr>
      <w:tr w:rsidR="006B30CE" w:rsidRPr="006B30CE" w14:paraId="7A977307" w14:textId="77777777" w:rsidTr="006B30CE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4733A58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39225A0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Elevado ao quadrado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34ED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0,25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6514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0,09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B8935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0,09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17B8109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A11F463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Elevado 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943B2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0,49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6D351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0,01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120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0,64</w:t>
            </w:r>
          </w:p>
        </w:tc>
      </w:tr>
      <w:tr w:rsidR="006B30CE" w:rsidRPr="006B30CE" w14:paraId="79111771" w14:textId="77777777" w:rsidTr="006B30CE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24D28C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2AE1A33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Somatório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01275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0,43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FCFA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5E0EE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902E9B2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FCC2655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Somatório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76E76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1,14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67C8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B1F01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B30CE" w:rsidRPr="006B30CE" w14:paraId="0E43FDB1" w14:textId="77777777" w:rsidTr="006B30CE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BD3F17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A2A24B5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Raíz quadrada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EF4F0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0,66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79C71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95B43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50F0CBB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683148" w14:textId="77777777" w:rsidR="006B30CE" w:rsidRPr="006B30CE" w:rsidRDefault="006B30CE" w:rsidP="006B30CE">
            <w:pPr>
              <w:spacing w:line="240" w:lineRule="auto"/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FFFFFF"/>
                <w:sz w:val="18"/>
                <w:szCs w:val="18"/>
              </w:rPr>
              <w:t>Raíz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77EB5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1,07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4C0A5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F3A15" w14:textId="77777777" w:rsidR="006B30CE" w:rsidRPr="006B30CE" w:rsidRDefault="006B30CE" w:rsidP="006B30CE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B30CE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418B0AF5" w14:textId="16520CE5" w:rsidR="00B83679" w:rsidRPr="00B83679" w:rsidRDefault="00317CCD" w:rsidP="00F248B5">
      <w:r w:rsidRPr="00B83679">
        <w:t>Além de encontrar itens mais similares, pode-se fazer a análise K-NN (</w:t>
      </w:r>
      <w:r w:rsidRPr="00AD69D9">
        <w:rPr>
          <w:i/>
        </w:rPr>
        <w:t>Nearest Neightbor</w:t>
      </w:r>
      <w:r w:rsidR="00623990" w:rsidRPr="00AD69D9">
        <w:rPr>
          <w:i/>
        </w:rPr>
        <w:t xml:space="preserve"> </w:t>
      </w:r>
      <w:r w:rsidR="00623990">
        <w:t>ou vizinhos mais próximos</w:t>
      </w:r>
      <w:r w:rsidRPr="00B83679">
        <w:t xml:space="preserve">). Para isso, supondo que um item novo foi lançado, irá avaliar </w:t>
      </w:r>
      <w:r w:rsidR="00623990">
        <w:t xml:space="preserve">com base nos vizinhos mais próximos, </w:t>
      </w:r>
      <w:r w:rsidRPr="00B83679">
        <w:t xml:space="preserve">qual serial </w:t>
      </w:r>
      <w:r w:rsidR="006D33FD">
        <w:t>a</w:t>
      </w:r>
      <w:r w:rsidRPr="00B83679">
        <w:t xml:space="preserve"> saída, se compraria ou não. </w:t>
      </w:r>
      <w:r w:rsidR="00B83679">
        <w:t>Será feito um cálculo de Distância Euclidiana para cada item.</w:t>
      </w:r>
    </w:p>
    <w:p w14:paraId="1F2EF87A" w14:textId="78C3C9DA" w:rsidR="00B83679" w:rsidRPr="00B83679" w:rsidRDefault="00B83679" w:rsidP="00B83679">
      <w:pPr>
        <w:rPr>
          <w:sz w:val="18"/>
        </w:rPr>
      </w:pPr>
      <w:r w:rsidRPr="00B83679">
        <w:rPr>
          <w:b/>
          <w:sz w:val="18"/>
        </w:rPr>
        <w:t>Tabela 10</w:t>
      </w:r>
      <w:r w:rsidRPr="00B83679">
        <w:rPr>
          <w:sz w:val="18"/>
        </w:rPr>
        <w:t>. Relação de compras com dados de cliques e perguntas</w:t>
      </w:r>
    </w:p>
    <w:tbl>
      <w:tblPr>
        <w:tblW w:w="3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"/>
        <w:gridCol w:w="800"/>
        <w:gridCol w:w="1060"/>
        <w:gridCol w:w="1460"/>
      </w:tblGrid>
      <w:tr w:rsidR="00D83AF1" w:rsidRPr="00D83AF1" w14:paraId="353A6E7E" w14:textId="77777777" w:rsidTr="00D83AF1">
        <w:trPr>
          <w:trHeight w:val="315"/>
        </w:trPr>
        <w:tc>
          <w:tcPr>
            <w:tcW w:w="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773AB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 w:val="24"/>
              </w:rPr>
              <w:t> 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D235E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Cs w:val="22"/>
              </w:rPr>
              <w:t>Cliques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28D9F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Cs w:val="22"/>
              </w:rPr>
              <w:t>Perguntas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055C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Cs w:val="22"/>
              </w:rPr>
              <w:t>Compras</w:t>
            </w:r>
          </w:p>
        </w:tc>
      </w:tr>
      <w:tr w:rsidR="00D83AF1" w:rsidRPr="00D83AF1" w14:paraId="53A2AB3C" w14:textId="77777777" w:rsidTr="00D83AF1">
        <w:trPr>
          <w:trHeight w:val="315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DA9F9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 w:val="24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E72E6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AB94D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366FD" w14:textId="518572AF" w:rsidR="00D83AF1" w:rsidRPr="00D83AF1" w:rsidRDefault="000E1792" w:rsidP="00D83AF1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N</w:t>
            </w:r>
            <w:r w:rsidR="00D83AF1" w:rsidRPr="00D83AF1">
              <w:rPr>
                <w:rFonts w:ascii="Calibri" w:hAnsi="Calibri" w:cs="Calibri"/>
                <w:color w:val="000000"/>
                <w:szCs w:val="22"/>
              </w:rPr>
              <w:t>ão</w:t>
            </w:r>
          </w:p>
        </w:tc>
      </w:tr>
      <w:tr w:rsidR="00D83AF1" w:rsidRPr="00D83AF1" w14:paraId="504ECDEB" w14:textId="77777777" w:rsidTr="00D83AF1">
        <w:trPr>
          <w:trHeight w:val="315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06E6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 w:val="24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560D4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04C20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560C9" w14:textId="5EFC9EB2" w:rsidR="00D83AF1" w:rsidRPr="00D83AF1" w:rsidRDefault="000E1792" w:rsidP="00D83AF1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S</w:t>
            </w:r>
            <w:r w:rsidR="00D83AF1" w:rsidRPr="00D83AF1">
              <w:rPr>
                <w:rFonts w:ascii="Calibri" w:hAnsi="Calibri" w:cs="Calibri"/>
                <w:color w:val="000000"/>
                <w:szCs w:val="22"/>
              </w:rPr>
              <w:t>im</w:t>
            </w:r>
          </w:p>
        </w:tc>
      </w:tr>
      <w:tr w:rsidR="00D83AF1" w:rsidRPr="00D83AF1" w14:paraId="03188A3B" w14:textId="77777777" w:rsidTr="00D83AF1">
        <w:trPr>
          <w:trHeight w:val="315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9479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 w:val="24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2D992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17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19A5F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BEA4E" w14:textId="55DB1FBC" w:rsidR="00D83AF1" w:rsidRPr="00D83AF1" w:rsidRDefault="000E1792" w:rsidP="00D83AF1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S</w:t>
            </w:r>
            <w:r w:rsidR="00D83AF1" w:rsidRPr="00D83AF1">
              <w:rPr>
                <w:rFonts w:ascii="Calibri" w:hAnsi="Calibri" w:cs="Calibri"/>
                <w:color w:val="000000"/>
                <w:szCs w:val="22"/>
              </w:rPr>
              <w:t>im</w:t>
            </w:r>
          </w:p>
        </w:tc>
      </w:tr>
      <w:tr w:rsidR="00D83AF1" w:rsidRPr="00D83AF1" w14:paraId="59AAF788" w14:textId="77777777" w:rsidTr="00D83AF1">
        <w:trPr>
          <w:trHeight w:val="315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BAF61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 w:val="24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4140E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21235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17324" w14:textId="691D1751" w:rsidR="00D83AF1" w:rsidRPr="00D83AF1" w:rsidRDefault="000E1792" w:rsidP="00D83AF1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N</w:t>
            </w:r>
            <w:r w:rsidR="00D83AF1" w:rsidRPr="00D83AF1">
              <w:rPr>
                <w:rFonts w:ascii="Calibri" w:hAnsi="Calibri" w:cs="Calibri"/>
                <w:color w:val="000000"/>
                <w:szCs w:val="22"/>
              </w:rPr>
              <w:t>ão</w:t>
            </w:r>
          </w:p>
        </w:tc>
      </w:tr>
      <w:tr w:rsidR="00D83AF1" w:rsidRPr="00D83AF1" w14:paraId="5D10D586" w14:textId="77777777" w:rsidTr="00D83AF1">
        <w:trPr>
          <w:trHeight w:val="315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6F2E0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04661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8CA43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429B4" w14:textId="2E52891B" w:rsidR="00D83AF1" w:rsidRPr="00D83AF1" w:rsidRDefault="000E1792" w:rsidP="00D83AF1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N</w:t>
            </w:r>
            <w:r w:rsidR="00D83AF1" w:rsidRPr="00D83AF1">
              <w:rPr>
                <w:rFonts w:ascii="Calibri" w:hAnsi="Calibri" w:cs="Calibri"/>
                <w:color w:val="000000"/>
                <w:szCs w:val="22"/>
              </w:rPr>
              <w:t>ão</w:t>
            </w:r>
          </w:p>
        </w:tc>
      </w:tr>
      <w:tr w:rsidR="00D83AF1" w:rsidRPr="00D83AF1" w14:paraId="146C080C" w14:textId="77777777" w:rsidTr="00D83AF1">
        <w:trPr>
          <w:trHeight w:val="315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C6E89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D83AF1">
              <w:rPr>
                <w:rFonts w:ascii="Calibri" w:hAnsi="Calibri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97D72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E6C08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36525" w14:textId="1B750456" w:rsidR="00D83AF1" w:rsidRPr="00D83AF1" w:rsidRDefault="000E1792" w:rsidP="00D83AF1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D83AF1">
              <w:rPr>
                <w:rFonts w:ascii="Calibri" w:hAnsi="Calibri" w:cs="Calibri"/>
                <w:color w:val="000000"/>
                <w:szCs w:val="22"/>
              </w:rPr>
              <w:t>S</w:t>
            </w:r>
            <w:r w:rsidR="00D83AF1" w:rsidRPr="00D83AF1">
              <w:rPr>
                <w:rFonts w:ascii="Calibri" w:hAnsi="Calibri" w:cs="Calibri"/>
                <w:color w:val="000000"/>
                <w:szCs w:val="22"/>
              </w:rPr>
              <w:t>im</w:t>
            </w:r>
          </w:p>
        </w:tc>
      </w:tr>
      <w:tr w:rsidR="00D83AF1" w:rsidRPr="00D83AF1" w14:paraId="56D3CD83" w14:textId="77777777" w:rsidTr="00D83AF1">
        <w:trPr>
          <w:trHeight w:val="315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D7267" w14:textId="77777777" w:rsidR="00D83AF1" w:rsidRPr="00D83AF1" w:rsidRDefault="00D83AF1" w:rsidP="00D83AF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0000"/>
                <w:sz w:val="24"/>
              </w:rPr>
            </w:pPr>
            <w:r w:rsidRPr="00D83AF1">
              <w:rPr>
                <w:rFonts w:ascii="Calibri" w:hAnsi="Calibri" w:cs="Calibri"/>
                <w:b/>
                <w:bCs/>
                <w:color w:val="FF0000"/>
                <w:sz w:val="24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A9C2E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FF0000"/>
                <w:szCs w:val="22"/>
              </w:rPr>
            </w:pPr>
            <w:r w:rsidRPr="00D83AF1">
              <w:rPr>
                <w:rFonts w:ascii="Calibri" w:hAnsi="Calibri" w:cs="Calibri"/>
                <w:color w:val="FF0000"/>
                <w:szCs w:val="22"/>
              </w:rPr>
              <w:t>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6647A" w14:textId="77777777" w:rsidR="00D83AF1" w:rsidRPr="00D83AF1" w:rsidRDefault="00D83AF1" w:rsidP="00D83AF1">
            <w:pPr>
              <w:spacing w:line="240" w:lineRule="auto"/>
              <w:jc w:val="right"/>
              <w:rPr>
                <w:rFonts w:ascii="Calibri" w:hAnsi="Calibri" w:cs="Calibri"/>
                <w:color w:val="FF0000"/>
                <w:szCs w:val="22"/>
              </w:rPr>
            </w:pPr>
            <w:r w:rsidRPr="00D83AF1">
              <w:rPr>
                <w:rFonts w:ascii="Calibri" w:hAnsi="Calibri" w:cs="Calibri"/>
                <w:color w:val="FF0000"/>
                <w:szCs w:val="22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99F60" w14:textId="77777777" w:rsidR="00D83AF1" w:rsidRPr="00D83AF1" w:rsidRDefault="00D83AF1" w:rsidP="00D83AF1">
            <w:pPr>
              <w:spacing w:line="240" w:lineRule="auto"/>
              <w:rPr>
                <w:rFonts w:ascii="Calibri" w:hAnsi="Calibri" w:cs="Calibri"/>
                <w:color w:val="FF0000"/>
                <w:szCs w:val="22"/>
              </w:rPr>
            </w:pPr>
            <w:r w:rsidRPr="00D83AF1">
              <w:rPr>
                <w:rFonts w:ascii="Calibri" w:hAnsi="Calibri" w:cs="Calibri"/>
                <w:color w:val="FF0000"/>
                <w:szCs w:val="22"/>
              </w:rPr>
              <w:t>?</w:t>
            </w:r>
          </w:p>
        </w:tc>
      </w:tr>
    </w:tbl>
    <w:p w14:paraId="0A23B340" w14:textId="7BA42DF7" w:rsidR="00B83679" w:rsidRDefault="00B83679" w:rsidP="00B83679"/>
    <w:p w14:paraId="6484555D" w14:textId="64C56589" w:rsidR="00B83679" w:rsidRPr="00B83679" w:rsidRDefault="00B83679" w:rsidP="00B83679">
      <w:pPr>
        <w:rPr>
          <w:sz w:val="18"/>
        </w:rPr>
      </w:pPr>
      <w:r w:rsidRPr="00B83679">
        <w:rPr>
          <w:sz w:val="18"/>
        </w:rPr>
        <w:t>Tabela 11. Cálculos de distância Eucliadiana para cada item</w:t>
      </w:r>
    </w:p>
    <w:p w14:paraId="51A215E2" w14:textId="77777777" w:rsidR="004565FA" w:rsidRDefault="004565FA" w:rsidP="002749AA">
      <w:pPr>
        <w:jc w:val="both"/>
      </w:pPr>
      <w:r>
        <w:rPr>
          <w:noProof/>
        </w:rPr>
        <w:drawing>
          <wp:inline distT="0" distB="0" distL="0" distR="0" wp14:anchorId="68721BF6" wp14:editId="3709DEEE">
            <wp:extent cx="3012440" cy="23493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20" cy="235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96AB" w14:textId="10BA2ECD" w:rsidR="00D83AF1" w:rsidRDefault="00B83679" w:rsidP="002749AA">
      <w:pPr>
        <w:jc w:val="both"/>
      </w:pPr>
      <w:r>
        <w:lastRenderedPageBreak/>
        <w:t xml:space="preserve">Deve-se escolher o K, isto é a quantidade de vizinhos, se escolher k=1 o vizinho mais </w:t>
      </w:r>
      <w:bookmarkStart w:id="61" w:name="_GoBack"/>
      <w:bookmarkEnd w:id="61"/>
      <w:r>
        <w:t>próximo seria a linh</w:t>
      </w:r>
      <w:r w:rsidR="00D83AF1">
        <w:t>a 5</w:t>
      </w:r>
      <w:r>
        <w:t xml:space="preserve"> (resultado de 1</w:t>
      </w:r>
      <w:r w:rsidR="002749AA">
        <w:t>)</w:t>
      </w:r>
      <w:r>
        <w:t>, logo a resposta de probabilidade de compra seria sim, mas</w:t>
      </w:r>
      <w:r w:rsidR="002749AA">
        <w:t xml:space="preserve"> k = 1</w:t>
      </w:r>
      <w:r>
        <w:t xml:space="preserve"> é pouco, e números pares empatam, então neste exemplo poderia escolher k= 3, os três vizinhos mais próximos seriam</w:t>
      </w:r>
      <w:r w:rsidR="00D83AF1">
        <w:t xml:space="preserve">: </w:t>
      </w:r>
    </w:p>
    <w:p w14:paraId="1A6EF49F" w14:textId="26054476" w:rsidR="00D83AF1" w:rsidRDefault="002749AA" w:rsidP="003D3F6F">
      <w:pPr>
        <w:pStyle w:val="ListParagraph"/>
        <w:numPr>
          <w:ilvl w:val="0"/>
          <w:numId w:val="13"/>
        </w:numPr>
      </w:pPr>
      <w:r>
        <w:t>Linha 2 (resultado de 1</w:t>
      </w:r>
      <w:r w:rsidR="00D83AF1">
        <w:t xml:space="preserve">)  = </w:t>
      </w:r>
      <w:r w:rsidR="00C25682">
        <w:t>Sim</w:t>
      </w:r>
    </w:p>
    <w:p w14:paraId="117C768F" w14:textId="0DD6E136" w:rsidR="00D83AF1" w:rsidRDefault="00D83AF1" w:rsidP="003D3F6F">
      <w:pPr>
        <w:pStyle w:val="ListParagraph"/>
        <w:numPr>
          <w:ilvl w:val="0"/>
          <w:numId w:val="13"/>
        </w:numPr>
      </w:pPr>
      <w:r>
        <w:t xml:space="preserve">Linha </w:t>
      </w:r>
      <w:r w:rsidR="00C25682">
        <w:t>6</w:t>
      </w:r>
      <w:r>
        <w:t xml:space="preserve"> (resultado de 1,41)  = </w:t>
      </w:r>
      <w:r>
        <w:t xml:space="preserve"> Sim</w:t>
      </w:r>
    </w:p>
    <w:p w14:paraId="078A8E51" w14:textId="698267A8" w:rsidR="00C25682" w:rsidRDefault="00C25682" w:rsidP="003D3F6F">
      <w:pPr>
        <w:pStyle w:val="ListParagraph"/>
        <w:numPr>
          <w:ilvl w:val="0"/>
          <w:numId w:val="13"/>
        </w:numPr>
      </w:pPr>
      <w:r>
        <w:t>Linha 1 (resultado de 2,23)  = Não</w:t>
      </w:r>
    </w:p>
    <w:p w14:paraId="7264AFDC" w14:textId="77777777" w:rsidR="00C25682" w:rsidRDefault="00C25682" w:rsidP="002749AA">
      <w:pPr>
        <w:jc w:val="both"/>
      </w:pPr>
    </w:p>
    <w:p w14:paraId="1AF99B99" w14:textId="33201F7C" w:rsidR="00711E52" w:rsidRDefault="00D83AF1" w:rsidP="002749AA">
      <w:pPr>
        <w:jc w:val="both"/>
      </w:pPr>
      <w:r>
        <w:t xml:space="preserve"> </w:t>
      </w:r>
      <w:r w:rsidR="002749AA">
        <w:t xml:space="preserve">Então a suposição seria </w:t>
      </w:r>
      <w:r w:rsidR="002749AA" w:rsidRPr="00C25682">
        <w:rPr>
          <w:b/>
        </w:rPr>
        <w:t>sim</w:t>
      </w:r>
      <w:r w:rsidR="002749AA">
        <w:t xml:space="preserve"> como resposta, uma vez que 1 contém não em resposta, mas as linhas 2 e 6 contém sim, prevalecendo o sim.</w:t>
      </w:r>
      <w:r w:rsidR="006D33FD">
        <w:t xml:space="preserve"> Porém existem diversos estudos sobre como escolher o K ideal, sendo contudo, ímpar, consenso entre os cientistas. </w:t>
      </w:r>
      <w:r w:rsidR="002749AA">
        <w:t xml:space="preserve"> </w:t>
      </w:r>
      <w:r w:rsidR="00711E52">
        <w:t xml:space="preserve"> </w:t>
      </w:r>
    </w:p>
    <w:p w14:paraId="295FAA2F" w14:textId="5D11B618" w:rsidR="00711E52" w:rsidRDefault="00711E52" w:rsidP="002749AA">
      <w:pPr>
        <w:jc w:val="both"/>
      </w:pPr>
      <w:r>
        <w:t>Como desvantagens, pode-se afirmar que este método não constrói um modelo e sim um cálculo, tornando a aplicação em dados que tendem a aumentar trabalhosa, outro problema é que ele não filtra dad</w:t>
      </w:r>
      <w:r w:rsidR="009C2ED6">
        <w:t>o</w:t>
      </w:r>
      <w:r>
        <w:t>s com maior e menor influência sobre o resultado</w:t>
      </w:r>
      <w:r w:rsidR="009C2ED6">
        <w:t>, há pesquisas que saber a quantidade de filhos realmente não interessa, ou o peso, e isso varia de caso para caso.  A</w:t>
      </w:r>
      <w:r w:rsidR="00BD62D1">
        <w:t xml:space="preserve"> tabela 12</w:t>
      </w:r>
      <w:r w:rsidR="009C2ED6">
        <w:t>, exemplifica o raciocínio realizado:</w:t>
      </w:r>
    </w:p>
    <w:p w14:paraId="330B21FD" w14:textId="4C98C4AF" w:rsidR="009C2ED6" w:rsidRDefault="009C2ED6" w:rsidP="002749AA">
      <w:pPr>
        <w:jc w:val="both"/>
      </w:pPr>
      <w:r>
        <w:rPr>
          <w:noProof/>
        </w:rPr>
        <w:drawing>
          <wp:inline distT="0" distB="0" distL="0" distR="0" wp14:anchorId="2094B730" wp14:editId="08715C15">
            <wp:extent cx="5400040" cy="17423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6"/>
                    <a:stretch/>
                  </pic:blipFill>
                  <pic:spPr bwMode="auto">
                    <a:xfrm>
                      <a:off x="0" y="0"/>
                      <a:ext cx="5400040" cy="174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E5B0C" w14:textId="4593562B" w:rsidR="009C2ED6" w:rsidRDefault="00BD62D1" w:rsidP="002749AA">
      <w:pPr>
        <w:jc w:val="both"/>
        <w:rPr>
          <w:rStyle w:val="Emphasis"/>
          <w:rFonts w:cs="Arial"/>
          <w:i w:val="0"/>
          <w:color w:val="000000"/>
          <w:sz w:val="18"/>
          <w:szCs w:val="18"/>
          <w:shd w:val="clear" w:color="auto" w:fill="FEFFFF"/>
        </w:rPr>
      </w:pPr>
      <w:r>
        <w:rPr>
          <w:b/>
          <w:sz w:val="18"/>
          <w:szCs w:val="18"/>
        </w:rPr>
        <w:t>Tabela 12</w:t>
      </w:r>
      <w:r w:rsidR="009C2ED6" w:rsidRPr="007C4A80">
        <w:rPr>
          <w:sz w:val="18"/>
          <w:szCs w:val="18"/>
        </w:rPr>
        <w:t xml:space="preserve">. Distância Euclidiana para </w:t>
      </w:r>
      <w:r w:rsidR="00846EDF">
        <w:rPr>
          <w:sz w:val="18"/>
          <w:szCs w:val="18"/>
        </w:rPr>
        <w:t>K-NN</w:t>
      </w:r>
      <w:r w:rsidR="009C2ED6" w:rsidRPr="007C4A80">
        <w:rPr>
          <w:sz w:val="18"/>
          <w:szCs w:val="18"/>
        </w:rPr>
        <w:t>, David vai responder? (</w:t>
      </w:r>
      <w:r w:rsidR="009C2ED6" w:rsidRPr="007C4A80">
        <w:rPr>
          <w:rStyle w:val="Emphasis"/>
          <w:rFonts w:cs="Arial"/>
          <w:i w:val="0"/>
          <w:color w:val="000000"/>
          <w:sz w:val="18"/>
          <w:szCs w:val="18"/>
          <w:shd w:val="clear" w:color="auto" w:fill="FEFFFF"/>
        </w:rPr>
        <w:t>FOSTER E FAWCETT (2016, p. 69)</w:t>
      </w:r>
    </w:p>
    <w:p w14:paraId="6642DDA4" w14:textId="2E3DCE05" w:rsidR="00100899" w:rsidRDefault="00100899" w:rsidP="002749AA">
      <w:pPr>
        <w:jc w:val="both"/>
        <w:rPr>
          <w:sz w:val="18"/>
          <w:szCs w:val="18"/>
        </w:rPr>
      </w:pPr>
    </w:p>
    <w:p w14:paraId="156F1173" w14:textId="77777777" w:rsidR="00100899" w:rsidRPr="000D6450" w:rsidRDefault="00100899" w:rsidP="00100899">
      <w:pPr>
        <w:rPr>
          <w:rFonts w:cs="Arial"/>
          <w:b/>
          <w:szCs w:val="22"/>
          <w:highlight w:val="yellow"/>
        </w:rPr>
      </w:pPr>
      <w:r w:rsidRPr="000D6450">
        <w:rPr>
          <w:rFonts w:cs="Arial"/>
          <w:b/>
          <w:szCs w:val="22"/>
          <w:highlight w:val="yellow"/>
        </w:rPr>
        <w:t>Box</w:t>
      </w:r>
      <w:r w:rsidRPr="000D6450">
        <w:rPr>
          <w:rFonts w:cs="Arial"/>
          <w:szCs w:val="22"/>
          <w:highlight w:val="yellow"/>
        </w:rPr>
        <w:t xml:space="preserve">: </w:t>
      </w:r>
      <w:r w:rsidRPr="000D6450">
        <w:rPr>
          <w:rFonts w:cs="Arial"/>
          <w:b/>
          <w:szCs w:val="22"/>
          <w:highlight w:val="yellow"/>
        </w:rPr>
        <w:t>Assista</w:t>
      </w:r>
    </w:p>
    <w:p w14:paraId="60FD138F" w14:textId="77777777" w:rsidR="00100899" w:rsidRPr="000D6450" w:rsidRDefault="00100899" w:rsidP="00100899">
      <w:pPr>
        <w:rPr>
          <w:rFonts w:cs="Arial"/>
          <w:szCs w:val="22"/>
        </w:rPr>
      </w:pPr>
      <w:r w:rsidRPr="000D6450">
        <w:rPr>
          <w:rFonts w:cs="Arial"/>
          <w:szCs w:val="22"/>
          <w:highlight w:val="yellow"/>
        </w:rPr>
        <w:t xml:space="preserve">Assista a </w:t>
      </w:r>
      <w:ins w:id="62" w:author="Luiza email pessoal" w:date="2018-12-12T11:04:00Z">
        <w:r w:rsidRPr="000D6450">
          <w:rPr>
            <w:rFonts w:cs="Arial"/>
            <w:szCs w:val="22"/>
            <w:highlight w:val="yellow"/>
          </w:rPr>
          <w:t>“Mon</w:t>
        </w:r>
      </w:ins>
      <w:ins w:id="63" w:author="Luiza email pessoal" w:date="2018-12-12T11:05:00Z">
        <w:r w:rsidRPr="000D6450">
          <w:rPr>
            <w:rFonts w:cs="Arial"/>
            <w:szCs w:val="22"/>
            <w:highlight w:val="yellow"/>
          </w:rPr>
          <w:t xml:space="preserve">eyball - </w:t>
        </w:r>
      </w:ins>
      <w:r w:rsidRPr="000D6450">
        <w:rPr>
          <w:rFonts w:cs="Arial"/>
          <w:i/>
          <w:szCs w:val="22"/>
          <w:highlight w:val="yellow"/>
        </w:rPr>
        <w:t>O homem que mudou o jogo</w:t>
      </w:r>
      <w:ins w:id="64" w:author="Luiza email pessoal" w:date="2018-12-12T11:04:00Z">
        <w:r w:rsidRPr="000D6450">
          <w:rPr>
            <w:rFonts w:cs="Arial"/>
            <w:i/>
            <w:szCs w:val="22"/>
            <w:highlight w:val="yellow"/>
          </w:rPr>
          <w:t>”</w:t>
        </w:r>
      </w:ins>
      <w:ins w:id="65" w:author="Luiza email pessoal" w:date="2018-12-12T10:44:00Z">
        <w:r w:rsidRPr="000D6450">
          <w:rPr>
            <w:rFonts w:cs="Arial"/>
            <w:szCs w:val="22"/>
            <w:highlight w:val="yellow"/>
          </w:rPr>
          <w:t xml:space="preserve">, </w:t>
        </w:r>
      </w:ins>
      <w:ins w:id="66" w:author="Luiza email pessoal" w:date="2018-12-12T11:09:00Z">
        <w:r w:rsidRPr="000D6450">
          <w:rPr>
            <w:rFonts w:cs="Arial"/>
            <w:szCs w:val="22"/>
            <w:highlight w:val="yellow"/>
          </w:rPr>
          <w:t xml:space="preserve">sob direção </w:t>
        </w:r>
      </w:ins>
      <w:ins w:id="67" w:author="Luiza email pessoal" w:date="2018-12-12T10:44:00Z">
        <w:r w:rsidRPr="000D6450">
          <w:rPr>
            <w:rFonts w:cs="Arial"/>
            <w:szCs w:val="22"/>
            <w:highlight w:val="yellow"/>
          </w:rPr>
          <w:t xml:space="preserve">de Jonah Hill e </w:t>
        </w:r>
      </w:ins>
      <w:ins w:id="68" w:author="Luiza email pessoal" w:date="2018-12-12T11:05:00Z">
        <w:r w:rsidRPr="000D6450">
          <w:rPr>
            <w:rFonts w:cs="Arial"/>
            <w:szCs w:val="22"/>
            <w:highlight w:val="yellow"/>
          </w:rPr>
          <w:t xml:space="preserve">Philip Seymour, </w:t>
        </w:r>
      </w:ins>
      <w:del w:id="69" w:author="Luiza email pessoal" w:date="2018-12-12T10:43:00Z">
        <w:r w:rsidRPr="000D6450" w:rsidDel="00BA1021">
          <w:rPr>
            <w:rFonts w:cs="Arial"/>
            <w:szCs w:val="22"/>
            <w:highlight w:val="yellow"/>
          </w:rPr>
          <w:delText xml:space="preserve"> </w:delText>
        </w:r>
      </w:del>
      <w:del w:id="70" w:author="Luiza email pessoal" w:date="2018-12-12T11:05:00Z">
        <w:r w:rsidRPr="000D6450" w:rsidDel="00EB476A">
          <w:rPr>
            <w:rFonts w:cs="Arial"/>
            <w:szCs w:val="22"/>
            <w:highlight w:val="yellow"/>
          </w:rPr>
          <w:delText xml:space="preserve">que </w:delText>
        </w:r>
      </w:del>
      <w:r w:rsidRPr="000D6450">
        <w:rPr>
          <w:rFonts w:cs="Arial"/>
          <w:szCs w:val="22"/>
          <w:highlight w:val="yellow"/>
        </w:rPr>
        <w:t>conta a história de um gerente de time que teve a brilhante ideia de potencializar o time através de cálculos matemáticos em computador</w:t>
      </w:r>
      <w:r w:rsidRPr="000D6450">
        <w:rPr>
          <w:rFonts w:cs="Arial"/>
          <w:szCs w:val="22"/>
          <w:highlight w:val="yellow"/>
          <w:rPrChange w:id="71" w:author="Luiza email pessoal" w:date="2018-12-12T11:08:00Z">
            <w:rPr>
              <w:rFonts w:cs="Arial"/>
            </w:rPr>
          </w:rPrChange>
        </w:rPr>
        <w:t>.</w:t>
      </w:r>
      <w:ins w:id="72" w:author="Luiza email pessoal" w:date="2018-12-12T11:06:00Z">
        <w:r w:rsidRPr="000D6450">
          <w:rPr>
            <w:rFonts w:cs="Arial"/>
            <w:szCs w:val="22"/>
            <w:highlight w:val="yellow"/>
            <w:rPrChange w:id="73" w:author="Luiza email pessoal" w:date="2018-12-12T11:08:00Z">
              <w:rPr>
                <w:rFonts w:cs="Arial"/>
              </w:rPr>
            </w:rPrChange>
          </w:rPr>
          <w:t xml:space="preserve">Este filme foi </w:t>
        </w:r>
        <w:r w:rsidRPr="000D6450">
          <w:rPr>
            <w:rFonts w:cs="Arial"/>
            <w:szCs w:val="22"/>
            <w:highlight w:val="yellow"/>
            <w:rPrChange w:id="74" w:author="Luiza email pessoal" w:date="2018-12-12T11:08:00Z">
              <w:rPr>
                <w:rFonts w:cs="Arial"/>
              </w:rPr>
            </w:rPrChange>
          </w:rPr>
          <w:lastRenderedPageBreak/>
          <w:t xml:space="preserve">baseado </w:t>
        </w:r>
        <w:r w:rsidRPr="000D6450">
          <w:rPr>
            <w:rFonts w:cs="Arial"/>
            <w:szCs w:val="22"/>
            <w:highlight w:val="yellow"/>
            <w:rPrChange w:id="75" w:author="Luiza email pessoal" w:date="2018-12-12T11:08:00Z">
              <w:rPr>
                <w:rFonts w:cs="Arial"/>
                <w:color w:val="545454"/>
                <w:shd w:val="clear" w:color="auto" w:fill="FFFFFF"/>
              </w:rPr>
            </w:rPrChange>
          </w:rPr>
          <w:t xml:space="preserve">no </w:t>
        </w:r>
      </w:ins>
      <w:ins w:id="76" w:author="Luiza email pessoal" w:date="2018-12-12T11:07:00Z">
        <w:r w:rsidRPr="000D6450">
          <w:rPr>
            <w:rFonts w:cs="Arial"/>
            <w:szCs w:val="22"/>
            <w:highlight w:val="yellow"/>
            <w:rPrChange w:id="77" w:author="Luiza email pessoal" w:date="2018-12-12T11:08:00Z">
              <w:rPr>
                <w:rFonts w:cs="Arial"/>
                <w:color w:val="545454"/>
                <w:shd w:val="clear" w:color="auto" w:fill="FFFFFF"/>
              </w:rPr>
            </w:rPrChange>
          </w:rPr>
          <w:t>livro</w:t>
        </w:r>
      </w:ins>
      <w:ins w:id="78" w:author="Luiza email pessoal" w:date="2018-12-12T11:06:00Z">
        <w:r w:rsidRPr="000D6450">
          <w:rPr>
            <w:rFonts w:cs="Arial"/>
            <w:szCs w:val="22"/>
            <w:highlight w:val="yellow"/>
            <w:rPrChange w:id="79" w:author="Luiza email pessoal" w:date="2018-12-12T11:08:00Z">
              <w:rPr>
                <w:rFonts w:cs="Arial"/>
                <w:color w:val="545454"/>
                <w:shd w:val="clear" w:color="auto" w:fill="FFFFFF"/>
              </w:rPr>
            </w:rPrChange>
          </w:rPr>
          <w:t xml:space="preserve"> “</w:t>
        </w:r>
        <w:r w:rsidRPr="000D6450">
          <w:rPr>
            <w:szCs w:val="22"/>
            <w:highlight w:val="yellow"/>
            <w:rPrChange w:id="80" w:author="Luiza email pessoal" w:date="2018-12-12T11:08:00Z">
              <w:rPr>
                <w:rStyle w:val="Emphasis"/>
                <w:rFonts w:cs="Arial"/>
                <w:b/>
                <w:bCs/>
                <w:i w:val="0"/>
                <w:iCs w:val="0"/>
                <w:color w:val="6A6A6A"/>
                <w:shd w:val="clear" w:color="auto" w:fill="FFFFFF"/>
              </w:rPr>
            </w:rPrChange>
          </w:rPr>
          <w:t>Moneyball</w:t>
        </w:r>
        <w:r w:rsidRPr="000D6450">
          <w:rPr>
            <w:rFonts w:cs="Arial"/>
            <w:szCs w:val="22"/>
            <w:highlight w:val="yellow"/>
            <w:rPrChange w:id="81" w:author="Luiza email pessoal" w:date="2018-12-12T11:08:00Z">
              <w:rPr>
                <w:rFonts w:cs="Arial"/>
                <w:color w:val="545454"/>
                <w:shd w:val="clear" w:color="auto" w:fill="FFFFFF"/>
              </w:rPr>
            </w:rPrChange>
          </w:rPr>
          <w:t>: The Art of Winning an Unfair Game”</w:t>
        </w:r>
        <w:r w:rsidRPr="000D6450">
          <w:rPr>
            <w:rFonts w:cs="Arial"/>
            <w:szCs w:val="22"/>
            <w:highlight w:val="yellow"/>
            <w:rPrChange w:id="82" w:author="Luiza email pessoal" w:date="2018-12-12T11:08:00Z">
              <w:rPr>
                <w:rFonts w:cs="Arial"/>
              </w:rPr>
            </w:rPrChange>
          </w:rPr>
          <w:t xml:space="preserve"> </w:t>
        </w:r>
      </w:ins>
      <w:ins w:id="83" w:author="Luiza email pessoal" w:date="2018-12-12T11:07:00Z">
        <w:r w:rsidRPr="000D6450">
          <w:rPr>
            <w:rFonts w:cs="Arial"/>
            <w:szCs w:val="22"/>
            <w:highlight w:val="yellow"/>
            <w:rPrChange w:id="84" w:author="Luiza email pessoal" w:date="2018-12-12T11:08:00Z">
              <w:rPr>
                <w:rFonts w:cs="Arial"/>
              </w:rPr>
            </w:rPrChange>
          </w:rPr>
          <w:t>(</w:t>
        </w:r>
        <w:r w:rsidRPr="000D6450">
          <w:rPr>
            <w:rFonts w:cs="Arial"/>
            <w:szCs w:val="22"/>
            <w:highlight w:val="yellow"/>
            <w:rPrChange w:id="85" w:author="Luiza email pessoal" w:date="2018-12-12T11:08:00Z">
              <w:rPr>
                <w:rFonts w:cs="Arial"/>
                <w:color w:val="555555"/>
                <w:sz w:val="27"/>
                <w:szCs w:val="27"/>
                <w:shd w:val="clear" w:color="auto" w:fill="FFFFFF"/>
              </w:rPr>
            </w:rPrChange>
          </w:rPr>
          <w:t xml:space="preserve">LEWIS E </w:t>
        </w:r>
      </w:ins>
      <w:ins w:id="86" w:author="Luiza email pessoal" w:date="2018-12-12T11:08:00Z">
        <w:r w:rsidRPr="000D6450">
          <w:rPr>
            <w:rFonts w:cs="Arial"/>
            <w:szCs w:val="22"/>
            <w:highlight w:val="yellow"/>
            <w:rPrChange w:id="87" w:author="Luiza email pessoal" w:date="2018-12-12T11:08:00Z">
              <w:rPr>
                <w:rFonts w:cs="Arial"/>
                <w:color w:val="555555"/>
                <w:sz w:val="27"/>
                <w:szCs w:val="27"/>
                <w:shd w:val="clear" w:color="auto" w:fill="FFFFFF"/>
              </w:rPr>
            </w:rPrChange>
          </w:rPr>
          <w:t>BEANE</w:t>
        </w:r>
        <w:r w:rsidRPr="000D6450">
          <w:rPr>
            <w:rFonts w:cs="Arial"/>
            <w:szCs w:val="22"/>
            <w:highlight w:val="yellow"/>
          </w:rPr>
          <w:t xml:space="preserve">, </w:t>
        </w:r>
      </w:ins>
      <w:ins w:id="88" w:author="Luiza email pessoal" w:date="2018-12-12T11:09:00Z">
        <w:r w:rsidRPr="000D6450">
          <w:rPr>
            <w:rFonts w:cs="Arial"/>
            <w:szCs w:val="22"/>
            <w:highlight w:val="yellow"/>
          </w:rPr>
          <w:t>2003</w:t>
        </w:r>
      </w:ins>
      <w:ins w:id="89" w:author="Luiza email pessoal" w:date="2018-12-12T11:08:00Z">
        <w:r w:rsidRPr="000D6450">
          <w:rPr>
            <w:rFonts w:cs="Arial"/>
            <w:szCs w:val="22"/>
            <w:highlight w:val="yellow"/>
            <w:rPrChange w:id="90" w:author="Luiza email pessoal" w:date="2018-12-12T11:08:00Z">
              <w:rPr>
                <w:rFonts w:cs="Arial"/>
                <w:color w:val="555555"/>
                <w:sz w:val="27"/>
                <w:szCs w:val="27"/>
                <w:shd w:val="clear" w:color="auto" w:fill="FFFFFF"/>
              </w:rPr>
            </w:rPrChange>
          </w:rPr>
          <w:t>)</w:t>
        </w:r>
      </w:ins>
    </w:p>
    <w:p w14:paraId="09905C83" w14:textId="737EC54B" w:rsidR="00183BF9" w:rsidRDefault="00183BF9" w:rsidP="003D3F6F">
      <w:pPr>
        <w:pStyle w:val="Heading3"/>
        <w:numPr>
          <w:ilvl w:val="1"/>
          <w:numId w:val="10"/>
        </w:numPr>
      </w:pPr>
      <w:bookmarkStart w:id="91" w:name="_Toc536211344"/>
      <w:r>
        <w:t xml:space="preserve">Agrupamentos e </w:t>
      </w:r>
      <w:r w:rsidR="00F248B5">
        <w:t>similaridades</w:t>
      </w:r>
      <w:r w:rsidR="00031528">
        <w:t>: Clusterização</w:t>
      </w:r>
      <w:bookmarkEnd w:id="91"/>
    </w:p>
    <w:p w14:paraId="3BFCBCEA" w14:textId="7E43A631" w:rsidR="003C0A70" w:rsidRDefault="00205265" w:rsidP="00F42C31">
      <w:pPr>
        <w:jc w:val="both"/>
      </w:pPr>
      <w:r>
        <w:t xml:space="preserve">Grupos são utilizados em diversas </w:t>
      </w:r>
      <w:r w:rsidRPr="00C06B40">
        <w:t>circunstâncias</w:t>
      </w:r>
      <w:r w:rsidR="00BD62D1">
        <w:t xml:space="preserve"> de análise e de perdição</w:t>
      </w:r>
      <w:r>
        <w:t>, como já citado.</w:t>
      </w:r>
      <w:r w:rsidR="008E133A">
        <w:t xml:space="preserve"> Analisando subgrupos</w:t>
      </w:r>
      <w:r w:rsidR="00F248B5">
        <w:t xml:space="preserve"> naturais</w:t>
      </w:r>
      <w:r w:rsidR="00F42C31">
        <w:t xml:space="preserve">pode-se criar grupos de notícias, produtos, hábitos e até fracassos em negócios...Um problema descoberto perde a força! </w:t>
      </w:r>
      <w:r w:rsidR="00767ABD">
        <w:t>Para analisar grupos, pode-se utilizar o programa Weka, para fazer é necessário baixar e instalar conforme Fig. 14.</w:t>
      </w:r>
    </w:p>
    <w:p w14:paraId="2C33F790" w14:textId="60AD08DB" w:rsidR="00BD62D1" w:rsidRDefault="00767ABD" w:rsidP="00A0274F">
      <w:pPr>
        <w:rPr>
          <w:sz w:val="18"/>
        </w:rPr>
      </w:pPr>
      <w:r w:rsidRPr="00027528">
        <w:rPr>
          <w:b/>
          <w:sz w:val="18"/>
        </w:rPr>
        <w:t>Figura 14.</w:t>
      </w:r>
      <w:r w:rsidRPr="00027528">
        <w:rPr>
          <w:sz w:val="18"/>
        </w:rPr>
        <w:t xml:space="preserve"> Baixar weka e clicar em explorar</w:t>
      </w:r>
    </w:p>
    <w:p w14:paraId="0B427F83" w14:textId="6DF40C55" w:rsidR="00E53F73" w:rsidRDefault="00767ABD" w:rsidP="00A0274F">
      <w:r w:rsidRPr="00027528">
        <w:rPr>
          <w:sz w:val="18"/>
        </w:rPr>
        <w:t xml:space="preserve">. </w:t>
      </w:r>
      <w:r w:rsidR="00EF508E">
        <w:rPr>
          <w:noProof/>
          <w:sz w:val="16"/>
          <w:szCs w:val="16"/>
        </w:rPr>
        <w:drawing>
          <wp:inline distT="0" distB="0" distL="0" distR="0" wp14:anchorId="468A011B" wp14:editId="22719545">
            <wp:extent cx="5400040" cy="21075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ixar wek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2D1">
        <w:rPr>
          <w:rStyle w:val="CommentReference"/>
        </w:rPr>
        <w:commentReference w:id="92"/>
      </w:r>
    </w:p>
    <w:p w14:paraId="48330E1A" w14:textId="337709EF" w:rsidR="00767ABD" w:rsidRDefault="00767ABD" w:rsidP="00A0274F">
      <w:r>
        <w:t>Observe a tabela 10, ela contém cinco atributos e uma saída. A saída responde a dúvida se terá gente alugando quadra ou não.</w:t>
      </w:r>
    </w:p>
    <w:p w14:paraId="01D6F5AC" w14:textId="5D91C64C" w:rsidR="003C0A70" w:rsidRPr="003C0A70" w:rsidRDefault="003C0A70" w:rsidP="00A0274F">
      <w:pPr>
        <w:rPr>
          <w:sz w:val="18"/>
        </w:rPr>
      </w:pPr>
      <w:r w:rsidRPr="003C0A70">
        <w:rPr>
          <w:b/>
          <w:sz w:val="18"/>
        </w:rPr>
        <w:t>Tabela 1</w:t>
      </w:r>
      <w:r w:rsidR="00BD62D1">
        <w:rPr>
          <w:b/>
          <w:sz w:val="18"/>
        </w:rPr>
        <w:t>3</w:t>
      </w:r>
      <w:r w:rsidRPr="003C0A70">
        <w:rPr>
          <w:sz w:val="18"/>
        </w:rPr>
        <w:t>. Jogar tennis</w:t>
      </w:r>
    </w:p>
    <w:tbl>
      <w:tblPr>
        <w:tblW w:w="507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1"/>
        <w:gridCol w:w="1540"/>
        <w:gridCol w:w="1192"/>
        <w:gridCol w:w="1150"/>
        <w:gridCol w:w="861"/>
      </w:tblGrid>
      <w:tr w:rsidR="003C0A70" w:rsidRPr="003C0A70" w14:paraId="702D262B" w14:textId="77777777" w:rsidTr="00C76C55">
        <w:trPr>
          <w:trHeight w:val="30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307A7" w14:textId="69F247E0" w:rsidR="003C0A70" w:rsidRPr="00C76C55" w:rsidRDefault="00C76C55" w:rsidP="003C0A70">
            <w:pPr>
              <w:spacing w:line="240" w:lineRule="auto"/>
              <w:rPr>
                <w:rFonts w:ascii="Calibri" w:hAnsi="Calibri" w:cs="Calibri"/>
                <w:b/>
                <w:color w:val="000000"/>
                <w:szCs w:val="22"/>
              </w:rPr>
            </w:pPr>
            <w:r w:rsidRPr="00C76C55">
              <w:rPr>
                <w:rFonts w:ascii="Calibri" w:hAnsi="Calibri" w:cs="Calibri"/>
                <w:b/>
                <w:color w:val="000000"/>
                <w:szCs w:val="22"/>
              </w:rPr>
              <w:t>TEMPO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9989D" w14:textId="666A22C9" w:rsidR="003C0A70" w:rsidRPr="00C76C55" w:rsidRDefault="00C76C55" w:rsidP="003C0A70">
            <w:pPr>
              <w:spacing w:line="240" w:lineRule="auto"/>
              <w:rPr>
                <w:rFonts w:ascii="Calibri" w:hAnsi="Calibri" w:cs="Calibri"/>
                <w:b/>
                <w:color w:val="000000"/>
                <w:szCs w:val="22"/>
              </w:rPr>
            </w:pPr>
            <w:r w:rsidRPr="00C76C55">
              <w:rPr>
                <w:rFonts w:ascii="Calibri" w:hAnsi="Calibri" w:cs="Calibri"/>
                <w:b/>
                <w:color w:val="000000"/>
                <w:szCs w:val="22"/>
              </w:rPr>
              <w:t>TEMPERATURA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9E1F" w14:textId="029493B6" w:rsidR="003C0A70" w:rsidRPr="00C76C55" w:rsidRDefault="00C76C55" w:rsidP="003C0A70">
            <w:pPr>
              <w:spacing w:line="240" w:lineRule="auto"/>
              <w:rPr>
                <w:rFonts w:ascii="Calibri" w:hAnsi="Calibri" w:cs="Calibri"/>
                <w:b/>
                <w:color w:val="000000"/>
                <w:szCs w:val="22"/>
              </w:rPr>
            </w:pPr>
            <w:r w:rsidRPr="00C76C55">
              <w:rPr>
                <w:rFonts w:ascii="Calibri" w:hAnsi="Calibri" w:cs="Calibri"/>
                <w:b/>
                <w:color w:val="000000"/>
                <w:szCs w:val="22"/>
              </w:rPr>
              <w:t>HUMIDADE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D1FE" w14:textId="3332CEC2" w:rsidR="003C0A70" w:rsidRPr="00C76C55" w:rsidRDefault="00C76C55" w:rsidP="003C0A70">
            <w:pPr>
              <w:spacing w:line="240" w:lineRule="auto"/>
              <w:rPr>
                <w:rFonts w:ascii="Calibri" w:hAnsi="Calibri" w:cs="Calibri"/>
                <w:b/>
                <w:color w:val="000000"/>
                <w:szCs w:val="22"/>
              </w:rPr>
            </w:pPr>
            <w:r w:rsidRPr="00C76C55">
              <w:rPr>
                <w:rFonts w:ascii="Calibri" w:hAnsi="Calibri" w:cs="Calibri"/>
                <w:b/>
                <w:color w:val="000000"/>
                <w:szCs w:val="22"/>
              </w:rPr>
              <w:t>VENTO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AE919" w14:textId="3CE5393A" w:rsidR="003C0A70" w:rsidRPr="00C76C55" w:rsidRDefault="00C76C55" w:rsidP="003C0A70">
            <w:pPr>
              <w:spacing w:line="240" w:lineRule="auto"/>
              <w:rPr>
                <w:rFonts w:ascii="Calibri" w:hAnsi="Calibri" w:cs="Calibri"/>
                <w:b/>
                <w:color w:val="000000"/>
                <w:szCs w:val="22"/>
              </w:rPr>
            </w:pPr>
            <w:r w:rsidRPr="00C76C55">
              <w:rPr>
                <w:rFonts w:ascii="Calibri" w:hAnsi="Calibri" w:cs="Calibri"/>
                <w:b/>
                <w:color w:val="000000"/>
                <w:szCs w:val="22"/>
              </w:rPr>
              <w:t>JOGAR?</w:t>
            </w:r>
          </w:p>
        </w:tc>
      </w:tr>
      <w:tr w:rsidR="003C0A70" w:rsidRPr="003C0A70" w14:paraId="3C18BAD9" w14:textId="77777777" w:rsidTr="00C76C55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2168" w14:textId="58958C0A" w:rsidR="003C0A70" w:rsidRPr="003C0A70" w:rsidRDefault="009C2ED6" w:rsidP="003C0A70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3C0A70">
              <w:rPr>
                <w:rFonts w:ascii="Calibri" w:hAnsi="Calibri" w:cs="Calibri"/>
                <w:color w:val="000000"/>
                <w:szCs w:val="22"/>
              </w:rPr>
              <w:t>S</w:t>
            </w:r>
            <w:r w:rsidR="00C76C55" w:rsidRPr="003C0A70">
              <w:rPr>
                <w:rFonts w:ascii="Calibri" w:hAnsi="Calibri" w:cs="Calibri"/>
                <w:color w:val="000000"/>
                <w:szCs w:val="22"/>
              </w:rPr>
              <w:t>ol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447E9" w14:textId="49006D31" w:rsidR="003C0A70" w:rsidRPr="003C0A70" w:rsidRDefault="00C76C55" w:rsidP="003C0A70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quente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760CD" w14:textId="021EF6DF" w:rsidR="003C0A70" w:rsidRPr="003C0A70" w:rsidRDefault="00C76C55" w:rsidP="003C0A70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3C0A70">
              <w:rPr>
                <w:rFonts w:ascii="Calibri" w:hAnsi="Calibri" w:cs="Calibri"/>
                <w:color w:val="000000"/>
                <w:szCs w:val="22"/>
              </w:rPr>
              <w:t>alta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98A49" w14:textId="6402306B" w:rsidR="003C0A70" w:rsidRPr="003C0A70" w:rsidRDefault="00C76C55" w:rsidP="003C0A70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sem_vento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0F59" w14:textId="6D95B1B5" w:rsidR="003C0A70" w:rsidRPr="003C0A70" w:rsidRDefault="00C76C55" w:rsidP="003C0A70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3C0A70"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C76C55" w:rsidRPr="003C0A70" w14:paraId="5247E85A" w14:textId="77777777" w:rsidTr="00C76C55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4F7CB" w14:textId="23B9993A" w:rsidR="00C76C55" w:rsidRPr="003C0A70" w:rsidRDefault="00BD62D1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ublado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2DBDE" w14:textId="6634E137" w:rsidR="00C76C55" w:rsidRPr="003C0A70" w:rsidRDefault="00BD62D1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Q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uente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9CB88" w14:textId="57641122" w:rsidR="00C76C55" w:rsidRPr="003C0A70" w:rsidRDefault="00C76C55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3C0A70">
              <w:rPr>
                <w:rFonts w:ascii="Calibri" w:hAnsi="Calibri" w:cs="Calibri"/>
                <w:color w:val="000000"/>
                <w:szCs w:val="22"/>
              </w:rPr>
              <w:t>alta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21238" w14:textId="4B5AE1AA" w:rsidR="00C76C55" w:rsidRPr="003C0A70" w:rsidRDefault="00C76C55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sem_vento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1EB2E" w14:textId="70F43345" w:rsidR="00C76C55" w:rsidRPr="003C0A70" w:rsidRDefault="00C76C55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C76C55" w:rsidRPr="003C0A70" w14:paraId="27948D5A" w14:textId="77777777" w:rsidTr="00C76C55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997B8" w14:textId="3CF00EDE" w:rsidR="00C76C55" w:rsidRPr="003C0A70" w:rsidRDefault="009C2ED6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huva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E2B36" w14:textId="4500F380" w:rsidR="00C76C55" w:rsidRPr="003C0A70" w:rsidRDefault="00BD62D1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meno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C8764" w14:textId="2153F81B" w:rsidR="00C76C55" w:rsidRPr="003C0A70" w:rsidRDefault="00C76C55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3C0A70">
              <w:rPr>
                <w:rFonts w:ascii="Calibri" w:hAnsi="Calibri" w:cs="Calibri"/>
                <w:color w:val="000000"/>
                <w:szCs w:val="22"/>
              </w:rPr>
              <w:t>alta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2D9D4" w14:textId="1F3929ED" w:rsidR="00C76C55" w:rsidRPr="003C0A70" w:rsidRDefault="00C76C55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sem_vento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4CF8" w14:textId="6551A45A" w:rsidR="00C76C55" w:rsidRPr="003C0A70" w:rsidRDefault="00F42C31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im</w:t>
            </w:r>
          </w:p>
        </w:tc>
      </w:tr>
      <w:tr w:rsidR="00C76C55" w:rsidRPr="003C0A70" w14:paraId="5FEB5409" w14:textId="77777777" w:rsidTr="00C76C55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FAF9E" w14:textId="3913CCA8" w:rsidR="00C76C55" w:rsidRDefault="009C2ED6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huva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0124E1" w14:textId="2A6577DD" w:rsidR="00C76C55" w:rsidRDefault="00BD62D1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rio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0AC79" w14:textId="01487DA8" w:rsidR="00C76C55" w:rsidRPr="003C0A70" w:rsidRDefault="00C76C55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normal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15649D" w14:textId="619AA349" w:rsidR="00C76C55" w:rsidRDefault="00C76C55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sem_vento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1BFE3" w14:textId="0F0B5442" w:rsidR="00C76C55" w:rsidRDefault="00F42C31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im</w:t>
            </w:r>
          </w:p>
        </w:tc>
      </w:tr>
      <w:tr w:rsidR="00C76C55" w:rsidRPr="003C0A70" w14:paraId="1A59B048" w14:textId="77777777" w:rsidTr="00C76C55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FF8593" w14:textId="1D8FD6C1" w:rsidR="00C76C55" w:rsidRPr="003C0A70" w:rsidRDefault="009C2ED6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3C0A70">
              <w:rPr>
                <w:rFonts w:ascii="Calibri" w:hAnsi="Calibri" w:cs="Calibri"/>
                <w:color w:val="000000"/>
                <w:szCs w:val="22"/>
              </w:rPr>
              <w:t>S</w:t>
            </w:r>
            <w:r w:rsidR="00C76C55" w:rsidRPr="003C0A70">
              <w:rPr>
                <w:rFonts w:ascii="Calibri" w:hAnsi="Calibri" w:cs="Calibri"/>
                <w:color w:val="000000"/>
                <w:szCs w:val="22"/>
              </w:rPr>
              <w:t>ol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B3FDA4" w14:textId="74FE51A7" w:rsidR="00C76C55" w:rsidRPr="003C0A70" w:rsidRDefault="00BD62D1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Q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uente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660FC" w14:textId="216508E5" w:rsidR="00C76C55" w:rsidRPr="003C0A70" w:rsidRDefault="00AD69D9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3C0A70">
              <w:rPr>
                <w:rFonts w:ascii="Calibri" w:hAnsi="Calibri" w:cs="Calibri"/>
                <w:color w:val="000000"/>
                <w:szCs w:val="22"/>
              </w:rPr>
              <w:t>A</w:t>
            </w:r>
            <w:r w:rsidR="00C76C55" w:rsidRPr="003C0A70">
              <w:rPr>
                <w:rFonts w:ascii="Calibri" w:hAnsi="Calibri" w:cs="Calibri"/>
                <w:color w:val="000000"/>
                <w:szCs w:val="22"/>
              </w:rPr>
              <w:t>lta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93664F" w14:textId="07BCC4B1" w:rsidR="00C76C55" w:rsidRPr="003C0A70" w:rsidRDefault="00BD62D1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V</w:t>
            </w:r>
            <w:r w:rsidR="00C76C55">
              <w:rPr>
                <w:rFonts w:ascii="Calibri" w:hAnsi="Calibri" w:cs="Calibri"/>
                <w:color w:val="000000"/>
                <w:szCs w:val="22"/>
              </w:rPr>
              <w:t>ento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8B878" w14:textId="282CC5B7" w:rsidR="00C76C55" w:rsidRPr="003C0A70" w:rsidRDefault="00F42C31" w:rsidP="00C76C55">
            <w:pPr>
              <w:spacing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3C0A70">
              <w:rPr>
                <w:rFonts w:ascii="Calibri" w:hAnsi="Calibri" w:cs="Calibri"/>
                <w:color w:val="000000"/>
                <w:szCs w:val="22"/>
              </w:rPr>
              <w:t>N</w:t>
            </w:r>
            <w:r w:rsidR="00C76C55" w:rsidRPr="003C0A70">
              <w:rPr>
                <w:rFonts w:ascii="Calibri" w:hAnsi="Calibri" w:cs="Calibri"/>
                <w:color w:val="000000"/>
                <w:szCs w:val="22"/>
              </w:rPr>
              <w:t>ão</w:t>
            </w:r>
          </w:p>
        </w:tc>
      </w:tr>
    </w:tbl>
    <w:p w14:paraId="68F5EE56" w14:textId="77777777" w:rsidR="00BD62D1" w:rsidRDefault="00BD62D1" w:rsidP="00BD62D1">
      <w:pPr>
        <w:spacing w:line="360" w:lineRule="auto"/>
        <w:jc w:val="both"/>
      </w:pPr>
    </w:p>
    <w:p w14:paraId="01E797BE" w14:textId="3F1F15FF" w:rsidR="003C0A70" w:rsidRDefault="00767ABD" w:rsidP="00BD62D1">
      <w:pPr>
        <w:spacing w:line="360" w:lineRule="auto"/>
        <w:jc w:val="both"/>
      </w:pPr>
      <w:r>
        <w:t>O tipo de arquivo que Weka l</w:t>
      </w:r>
      <w:r w:rsidR="00AD69D9">
        <w:t>ê</w:t>
      </w:r>
      <w:r>
        <w:t xml:space="preserve"> é arff, para criar abra um bloco de notas do windows e siga os passos das Fig. 15, 16, 17</w:t>
      </w:r>
      <w:r w:rsidR="00BD62D1">
        <w:t xml:space="preserve">, </w:t>
      </w:r>
      <w:r>
        <w:t>18</w:t>
      </w:r>
      <w:r w:rsidR="00BD62D1">
        <w:t xml:space="preserve"> 1 19</w:t>
      </w:r>
      <w:r>
        <w:t>.</w:t>
      </w:r>
      <w:r w:rsidR="00E131E4">
        <w:t xml:space="preserve"> Para avaliar cluster é necessário ver caso por caso.  </w:t>
      </w:r>
    </w:p>
    <w:p w14:paraId="04F7AC3D" w14:textId="3422F2EF" w:rsidR="00767ABD" w:rsidRPr="00D81786" w:rsidRDefault="00767ABD" w:rsidP="00A0274F">
      <w:pPr>
        <w:rPr>
          <w:sz w:val="18"/>
        </w:rPr>
      </w:pPr>
      <w:r w:rsidRPr="00D81786">
        <w:rPr>
          <w:b/>
          <w:sz w:val="18"/>
        </w:rPr>
        <w:t>Figura 15</w:t>
      </w:r>
      <w:r w:rsidRPr="00D81786">
        <w:rPr>
          <w:sz w:val="18"/>
        </w:rPr>
        <w:t>. Etapa 1 - Criar este arquivo no bloco de notas</w:t>
      </w:r>
      <w:r w:rsidR="00D81786" w:rsidRPr="00D81786">
        <w:rPr>
          <w:sz w:val="18"/>
        </w:rPr>
        <w:t xml:space="preserve"> e salvar como aluguel.arff</w:t>
      </w:r>
    </w:p>
    <w:p w14:paraId="4362320B" w14:textId="605A4283" w:rsidR="00767ABD" w:rsidRDefault="00916650" w:rsidP="00767ABD">
      <w:pPr>
        <w:jc w:val="center"/>
      </w:pPr>
      <w:r>
        <w:rPr>
          <w:noProof/>
        </w:rPr>
        <w:lastRenderedPageBreak/>
        <w:drawing>
          <wp:inline distT="0" distB="0" distL="0" distR="0" wp14:anchorId="450C9F2F" wp14:editId="6FFDFDAC">
            <wp:extent cx="5356386" cy="19309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" r="629"/>
                    <a:stretch/>
                  </pic:blipFill>
                  <pic:spPr bwMode="auto">
                    <a:xfrm>
                      <a:off x="0" y="0"/>
                      <a:ext cx="5356746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BF77" w14:textId="4FB4CC6D" w:rsidR="00D81786" w:rsidRDefault="00232ADF" w:rsidP="00232ADF">
      <w:r w:rsidRPr="00D81786">
        <w:rPr>
          <w:b/>
          <w:sz w:val="18"/>
        </w:rPr>
        <w:t>Figura 1</w:t>
      </w:r>
      <w:r>
        <w:rPr>
          <w:b/>
          <w:sz w:val="18"/>
        </w:rPr>
        <w:t>6</w:t>
      </w:r>
      <w:r w:rsidRPr="00D81786">
        <w:rPr>
          <w:sz w:val="18"/>
        </w:rPr>
        <w:t xml:space="preserve">. Etapa </w:t>
      </w:r>
      <w:r>
        <w:rPr>
          <w:sz w:val="18"/>
        </w:rPr>
        <w:t>2 – Abrir arquivo</w:t>
      </w:r>
      <w:r w:rsidRPr="00D81786">
        <w:rPr>
          <w:sz w:val="18"/>
        </w:rPr>
        <w:t xml:space="preserve"> aluguel.arff</w:t>
      </w:r>
    </w:p>
    <w:p w14:paraId="6B4F2D4A" w14:textId="5B44A6F8" w:rsidR="00232ADF" w:rsidRDefault="00232ADF" w:rsidP="00767ABD">
      <w:pPr>
        <w:jc w:val="center"/>
      </w:pPr>
      <w:r>
        <w:rPr>
          <w:noProof/>
        </w:rPr>
        <w:drawing>
          <wp:inline distT="0" distB="0" distL="0" distR="0" wp14:anchorId="79E13FAB" wp14:editId="31E96E11">
            <wp:extent cx="5391150" cy="3193264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"/>
                    <a:stretch/>
                  </pic:blipFill>
                  <pic:spPr bwMode="auto">
                    <a:xfrm>
                      <a:off x="0" y="0"/>
                      <a:ext cx="5391150" cy="319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5A7B9" w14:textId="5AB8B1F1" w:rsidR="00767ABD" w:rsidRDefault="00767ABD" w:rsidP="00EA3D5E">
      <w:pPr>
        <w:rPr>
          <w:sz w:val="18"/>
        </w:rPr>
      </w:pPr>
      <w:r w:rsidRPr="00EA3D5E">
        <w:rPr>
          <w:b/>
          <w:sz w:val="18"/>
        </w:rPr>
        <w:t>Figura 1</w:t>
      </w:r>
      <w:r w:rsidR="00940632">
        <w:rPr>
          <w:b/>
          <w:sz w:val="18"/>
        </w:rPr>
        <w:t>7</w:t>
      </w:r>
      <w:r w:rsidRPr="00EA3D5E">
        <w:rPr>
          <w:sz w:val="18"/>
        </w:rPr>
        <w:t xml:space="preserve">. </w:t>
      </w:r>
      <w:r w:rsidR="00EA3D5E" w:rsidRPr="00EA3D5E">
        <w:rPr>
          <w:sz w:val="18"/>
        </w:rPr>
        <w:t xml:space="preserve">Etapa </w:t>
      </w:r>
      <w:r w:rsidR="00940632">
        <w:rPr>
          <w:sz w:val="18"/>
        </w:rPr>
        <w:t>3</w:t>
      </w:r>
      <w:r w:rsidR="00EA3D5E" w:rsidRPr="00EA3D5E">
        <w:rPr>
          <w:sz w:val="18"/>
        </w:rPr>
        <w:t xml:space="preserve"> </w:t>
      </w:r>
      <w:r w:rsidR="00940632">
        <w:rPr>
          <w:sz w:val="18"/>
        </w:rPr>
        <w:t>–</w:t>
      </w:r>
      <w:r w:rsidR="00EA3D5E" w:rsidRPr="00EA3D5E">
        <w:rPr>
          <w:sz w:val="18"/>
        </w:rPr>
        <w:t xml:space="preserve"> </w:t>
      </w:r>
      <w:r w:rsidR="00940632">
        <w:rPr>
          <w:sz w:val="18"/>
        </w:rPr>
        <w:t>Selecionar dados</w:t>
      </w:r>
    </w:p>
    <w:p w14:paraId="2ADAD1A8" w14:textId="672A6BE5" w:rsidR="00EA3D5E" w:rsidRDefault="00205265" w:rsidP="00EA3D5E">
      <w:pPr>
        <w:rPr>
          <w:noProof/>
          <w:sz w:val="18"/>
        </w:rPr>
      </w:pPr>
      <w:r>
        <w:rPr>
          <w:noProof/>
          <w:sz w:val="18"/>
        </w:rPr>
        <w:drawing>
          <wp:inline distT="0" distB="0" distL="0" distR="0" wp14:anchorId="2FB02B19" wp14:editId="34E3638E">
            <wp:extent cx="4394579" cy="1594457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65" cy="15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8CD5" w14:textId="2B31C71B" w:rsidR="00940632" w:rsidRDefault="00205265" w:rsidP="00EA3D5E">
      <w:pPr>
        <w:rPr>
          <w:sz w:val="18"/>
        </w:rPr>
      </w:pPr>
      <w:r w:rsidRPr="00205265">
        <w:rPr>
          <w:b/>
          <w:sz w:val="18"/>
        </w:rPr>
        <w:t>F</w:t>
      </w:r>
      <w:r w:rsidR="00940632" w:rsidRPr="00205265">
        <w:rPr>
          <w:b/>
          <w:sz w:val="18"/>
        </w:rPr>
        <w:t>igura 18</w:t>
      </w:r>
      <w:r w:rsidR="00940632">
        <w:rPr>
          <w:sz w:val="18"/>
        </w:rPr>
        <w:t xml:space="preserve"> – Clicar em clusters e gerar dois grupos. </w:t>
      </w:r>
    </w:p>
    <w:p w14:paraId="3D39EDDF" w14:textId="5BD0D8AE" w:rsidR="00940632" w:rsidRPr="00EA3D5E" w:rsidRDefault="00205265" w:rsidP="00EA3D5E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5CE639AB" wp14:editId="36D9C7C0">
            <wp:extent cx="5397500" cy="31254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8611" w14:textId="32F90E11" w:rsidR="00205265" w:rsidRPr="00205265" w:rsidRDefault="00205265" w:rsidP="00A0274F">
      <w:pPr>
        <w:rPr>
          <w:sz w:val="18"/>
        </w:rPr>
      </w:pPr>
      <w:r w:rsidRPr="00205265">
        <w:rPr>
          <w:b/>
          <w:sz w:val="18"/>
        </w:rPr>
        <w:t>Figura 1</w:t>
      </w:r>
      <w:r>
        <w:rPr>
          <w:b/>
          <w:sz w:val="18"/>
        </w:rPr>
        <w:t>9</w:t>
      </w:r>
      <w:r w:rsidRPr="00205265">
        <w:rPr>
          <w:sz w:val="18"/>
        </w:rPr>
        <w:t xml:space="preserve"> – Demonstração final de cluster</w:t>
      </w:r>
    </w:p>
    <w:p w14:paraId="129DE0A1" w14:textId="470CCC56" w:rsidR="00205265" w:rsidRDefault="00205265" w:rsidP="00A0274F">
      <w:r>
        <w:rPr>
          <w:noProof/>
        </w:rPr>
        <w:drawing>
          <wp:inline distT="0" distB="0" distL="0" distR="0" wp14:anchorId="17AD18A7" wp14:editId="0920B6AD">
            <wp:extent cx="5029200" cy="31089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58E2" w14:textId="4CB1B9BE" w:rsidR="00183BF9" w:rsidRDefault="00E131E4" w:rsidP="003D3F6F">
      <w:pPr>
        <w:pStyle w:val="Heading2"/>
        <w:numPr>
          <w:ilvl w:val="0"/>
          <w:numId w:val="7"/>
        </w:numPr>
      </w:pPr>
      <w:bookmarkStart w:id="93" w:name="_Toc536211345"/>
      <w:r>
        <w:t>P</w:t>
      </w:r>
      <w:r w:rsidR="00183BF9">
        <w:t>ensamento analítico de decisão</w:t>
      </w:r>
      <w:bookmarkEnd w:id="93"/>
      <w:r w:rsidR="006F3D08">
        <w:t xml:space="preserve"> </w:t>
      </w:r>
    </w:p>
    <w:p w14:paraId="592F9A25" w14:textId="2CFD14D3" w:rsidR="00E36C44" w:rsidRDefault="003A5CA8" w:rsidP="00E36C44">
      <w:r>
        <w:t>Até este momento foi demonstrado como usar técnicas de análises tanto presentes quanto preditivas, foi abordado validação cruzada, cálculo de r e regressão, K-NN, clusterização e etc. Mas como analisar se estas técnicas são eficientes? A esta pergunta as próximas etapas objetivam responder.</w:t>
      </w:r>
    </w:p>
    <w:p w14:paraId="0414BD52" w14:textId="77777777" w:rsidR="003A5CA8" w:rsidRDefault="003A5CA8" w:rsidP="00E36C44"/>
    <w:p w14:paraId="5ACE580D" w14:textId="4810981E" w:rsidR="003A5CA8" w:rsidRDefault="003A5CA8" w:rsidP="003D3F6F">
      <w:pPr>
        <w:pStyle w:val="Heading3"/>
        <w:numPr>
          <w:ilvl w:val="1"/>
          <w:numId w:val="7"/>
        </w:numPr>
      </w:pPr>
      <w:bookmarkStart w:id="94" w:name="_Toc536211346"/>
      <w:r>
        <w:lastRenderedPageBreak/>
        <w:t>Matriz de Confusão</w:t>
      </w:r>
      <w:bookmarkEnd w:id="94"/>
    </w:p>
    <w:p w14:paraId="4DC632A2" w14:textId="5F35C820" w:rsidR="000E1792" w:rsidRDefault="003A5CA8" w:rsidP="00104866">
      <w:pPr>
        <w:jc w:val="both"/>
      </w:pPr>
      <w:r>
        <w:t xml:space="preserve">Cada negócio, cada dataset, cada conjunto de dados e cada caso possui uma lógica interna, formada por fatores econômicos, geográficos, demográficos, psicológicos, mercadológicos, processuais, legais, governamentais, climáticos... Ou seja, cada caso  é um caso, cada planilha de dados coletados possui uma probabilidade interna, uma lógica interna, e descobrir esta lógica é a base da ciência de dados. Para descobrir isso pode-se recorrer a matriz de confusão. Posso comparar </w:t>
      </w:r>
      <w:r w:rsidR="00104866">
        <w:t xml:space="preserve">k=5 com k=7, ou </w:t>
      </w:r>
      <w:r w:rsidR="00846EDF">
        <w:t>K-NN</w:t>
      </w:r>
      <w:r>
        <w:t xml:space="preserve"> com cluster, e ver qual é mais eficaz.  Supondo que </w:t>
      </w:r>
      <w:r w:rsidRPr="00104866">
        <w:rPr>
          <w:b/>
        </w:rPr>
        <w:t>estamos em março</w:t>
      </w:r>
      <w:r>
        <w:t xml:space="preserve">, ao analisar por exemplo um </w:t>
      </w:r>
      <w:r w:rsidRPr="00104866">
        <w:rPr>
          <w:b/>
        </w:rPr>
        <w:t>conjunto de dados de janeiro</w:t>
      </w:r>
      <w:r>
        <w:t xml:space="preserve"> e fazermos uma análise de k=5</w:t>
      </w:r>
      <w:r w:rsidR="00CF2EEF">
        <w:t xml:space="preserve">, </w:t>
      </w:r>
      <w:r w:rsidR="00CF2EEF" w:rsidRPr="00104866">
        <w:rPr>
          <w:b/>
        </w:rPr>
        <w:t>aplicamos este treino</w:t>
      </w:r>
      <w:r w:rsidR="00CF2EEF">
        <w:t xml:space="preserve"> em </w:t>
      </w:r>
      <w:r w:rsidR="00CF2EEF" w:rsidRPr="00104866">
        <w:rPr>
          <w:b/>
        </w:rPr>
        <w:t>dados que ocorreram em fevereiro,</w:t>
      </w:r>
      <w:r w:rsidR="00CF2EEF">
        <w:t xml:space="preserve"> e analisamos o </w:t>
      </w:r>
      <w:r w:rsidR="00CF2EEF" w:rsidRPr="00104866">
        <w:rPr>
          <w:b/>
        </w:rPr>
        <w:t>quanto acertamos</w:t>
      </w:r>
      <w:r w:rsidR="00CF2EEF">
        <w:t xml:space="preserve">. </w:t>
      </w:r>
    </w:p>
    <w:p w14:paraId="25DDE544" w14:textId="3DB0D6DA" w:rsidR="003A5CA8" w:rsidRDefault="00104866" w:rsidP="00104866">
      <w:pPr>
        <w:jc w:val="both"/>
      </w:pPr>
      <w:r>
        <w:t xml:space="preserve">A tabela 14 é um exemplo de cálculos de </w:t>
      </w:r>
      <w:r w:rsidR="00846EDF">
        <w:t>K-NN</w:t>
      </w:r>
      <w:r>
        <w:t xml:space="preserve"> com k = 3, então em março testamos o k=3 treinando em janeiro e aplicando em fevereiro, e o que der certo baterá com a tabela 15, ou seja, a tabela 14 são cálculos e a tabela 15 é a realidade, e a partir daí pode-se fazer a matriz de confusão do k=3. </w:t>
      </w:r>
    </w:p>
    <w:p w14:paraId="7E5EA266" w14:textId="611DA51E" w:rsidR="00104866" w:rsidRPr="00251E41" w:rsidRDefault="00104866" w:rsidP="00104866">
      <w:pPr>
        <w:jc w:val="both"/>
        <w:rPr>
          <w:sz w:val="18"/>
        </w:rPr>
      </w:pPr>
      <w:r w:rsidRPr="00251E41">
        <w:rPr>
          <w:b/>
          <w:sz w:val="18"/>
        </w:rPr>
        <w:t>Tabela 14.</w:t>
      </w:r>
      <w:r w:rsidRPr="00251E41">
        <w:rPr>
          <w:sz w:val="18"/>
        </w:rPr>
        <w:t xml:space="preserve"> Cálculos de </w:t>
      </w:r>
      <w:r w:rsidR="00846EDF">
        <w:rPr>
          <w:sz w:val="18"/>
        </w:rPr>
        <w:t>K-NN</w:t>
      </w:r>
      <w:r w:rsidRPr="00251E41">
        <w:rPr>
          <w:sz w:val="18"/>
        </w:rPr>
        <w:t xml:space="preserve"> com k=3, treinando </w:t>
      </w:r>
      <w:r w:rsidR="00251E41">
        <w:rPr>
          <w:sz w:val="18"/>
        </w:rPr>
        <w:t>em</w:t>
      </w:r>
      <w:r w:rsidRPr="00251E41">
        <w:rPr>
          <w:sz w:val="18"/>
        </w:rPr>
        <w:t xml:space="preserve"> janeiro, supondo em fevereiro. </w:t>
      </w:r>
    </w:p>
    <w:tbl>
      <w:tblPr>
        <w:tblW w:w="88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7"/>
        <w:gridCol w:w="3256"/>
        <w:gridCol w:w="958"/>
        <w:gridCol w:w="1320"/>
        <w:gridCol w:w="1163"/>
      </w:tblGrid>
      <w:tr w:rsidR="00251E41" w:rsidRPr="00251E41" w14:paraId="27E9C7E2" w14:textId="77777777" w:rsidTr="00251E41">
        <w:trPr>
          <w:trHeight w:val="300"/>
        </w:trPr>
        <w:tc>
          <w:tcPr>
            <w:tcW w:w="882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5A5FCA89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Cs w:val="22"/>
              </w:rPr>
            </w:pPr>
            <w:r w:rsidRPr="00251E41">
              <w:rPr>
                <w:rFonts w:ascii="Calibri" w:hAnsi="Calibri" w:cs="Calibri"/>
                <w:color w:val="FFFFFF"/>
                <w:szCs w:val="22"/>
              </w:rPr>
              <w:t>Analise SUPOSTA K =3</w:t>
            </w:r>
          </w:p>
        </w:tc>
      </w:tr>
      <w:tr w:rsidR="00251E41" w:rsidRPr="00251E41" w14:paraId="5840AB48" w14:textId="77777777" w:rsidTr="00251E41">
        <w:trPr>
          <w:trHeight w:val="315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4EA5E1F9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Cs w:val="22"/>
              </w:rPr>
            </w:pPr>
            <w:r w:rsidRPr="00251E41">
              <w:rPr>
                <w:rFonts w:ascii="Calibri" w:hAnsi="Calibri" w:cs="Calibri"/>
                <w:color w:val="FFFFFF"/>
                <w:szCs w:val="22"/>
              </w:rPr>
              <w:t> 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AE220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 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1C935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Cs w:val="22"/>
              </w:rPr>
              <w:t>Cliques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0B91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Cs w:val="22"/>
              </w:rPr>
              <w:t>Perguntas</w:t>
            </w: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9821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Cs w:val="22"/>
              </w:rPr>
              <w:t>Compras</w:t>
            </w:r>
          </w:p>
        </w:tc>
      </w:tr>
      <w:tr w:rsidR="00251E41" w:rsidRPr="00251E41" w14:paraId="44424F96" w14:textId="77777777" w:rsidTr="00251E41">
        <w:trPr>
          <w:trHeight w:val="315"/>
        </w:trPr>
        <w:tc>
          <w:tcPr>
            <w:tcW w:w="2127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43F7DDD2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Cs w:val="22"/>
              </w:rPr>
            </w:pPr>
            <w:r w:rsidRPr="00251E41">
              <w:rPr>
                <w:rFonts w:ascii="Calibri" w:hAnsi="Calibri" w:cs="Calibri"/>
                <w:color w:val="FFFFFF"/>
                <w:szCs w:val="22"/>
              </w:rPr>
              <w:t>Aanálise real de janeiro</w:t>
            </w: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59403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BFEF2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6B2D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C47FB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251E41" w:rsidRPr="00251E41" w14:paraId="195C7338" w14:textId="77777777" w:rsidTr="00251E41">
        <w:trPr>
          <w:trHeight w:val="315"/>
        </w:trPr>
        <w:tc>
          <w:tcPr>
            <w:tcW w:w="212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EF41172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281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E6D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913A1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310E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251E41" w:rsidRPr="00251E41" w14:paraId="5AF103C7" w14:textId="77777777" w:rsidTr="00251E41">
        <w:trPr>
          <w:trHeight w:val="315"/>
        </w:trPr>
        <w:tc>
          <w:tcPr>
            <w:tcW w:w="212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ABCE425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906C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5E7FF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1E41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8715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251E41" w:rsidRPr="00251E41" w14:paraId="781B67A6" w14:textId="77777777" w:rsidTr="00251E41">
        <w:trPr>
          <w:trHeight w:val="315"/>
        </w:trPr>
        <w:tc>
          <w:tcPr>
            <w:tcW w:w="212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B2ACCB8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CB07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4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ACEB9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74F5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8CE9F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251E41" w:rsidRPr="00251E41" w14:paraId="09D6E00B" w14:textId="77777777" w:rsidTr="00251E41">
        <w:trPr>
          <w:trHeight w:val="315"/>
        </w:trPr>
        <w:tc>
          <w:tcPr>
            <w:tcW w:w="212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E644CDB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549A4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721D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A52A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2B6AD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251E41" w:rsidRPr="00251E41" w14:paraId="7C07D3DA" w14:textId="77777777" w:rsidTr="00251E41">
        <w:trPr>
          <w:trHeight w:val="315"/>
        </w:trPr>
        <w:tc>
          <w:tcPr>
            <w:tcW w:w="212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35DCDA1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665D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DC677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3A981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AB7B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251E41" w:rsidRPr="00251E41" w14:paraId="336B4DCB" w14:textId="77777777" w:rsidTr="00251E41">
        <w:trPr>
          <w:trHeight w:val="315"/>
        </w:trPr>
        <w:tc>
          <w:tcPr>
            <w:tcW w:w="2127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53575E9C" w14:textId="42CE5BA0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Cs w:val="22"/>
              </w:rPr>
            </w:pPr>
            <w:r w:rsidRPr="00251E41">
              <w:rPr>
                <w:rFonts w:ascii="Calibri" w:hAnsi="Calibri" w:cs="Calibri"/>
                <w:color w:val="FFFFFF"/>
                <w:szCs w:val="22"/>
              </w:rPr>
              <w:t xml:space="preserve">Análise com </w:t>
            </w:r>
            <w:r w:rsidR="00846EDF">
              <w:rPr>
                <w:rFonts w:ascii="Calibri" w:hAnsi="Calibri" w:cs="Calibri"/>
                <w:color w:val="FFFFFF"/>
                <w:szCs w:val="22"/>
              </w:rPr>
              <w:t>K-NN</w:t>
            </w:r>
            <w:r w:rsidRPr="00251E41">
              <w:rPr>
                <w:rFonts w:ascii="Calibri" w:hAnsi="Calibri" w:cs="Calibri"/>
                <w:color w:val="FFFFFF"/>
                <w:szCs w:val="22"/>
              </w:rPr>
              <w:t xml:space="preserve"> de dados de fevereiro</w:t>
            </w: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56FCC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FF0000"/>
                <w:sz w:val="24"/>
              </w:rPr>
              <w:t>7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EB8E0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76C6C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5F9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sim</w:t>
            </w:r>
          </w:p>
        </w:tc>
      </w:tr>
      <w:tr w:rsidR="00251E41" w:rsidRPr="00251E41" w14:paraId="28CD3DA3" w14:textId="77777777" w:rsidTr="00251E41">
        <w:trPr>
          <w:trHeight w:val="315"/>
        </w:trPr>
        <w:tc>
          <w:tcPr>
            <w:tcW w:w="212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6943D16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854BF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FF0000"/>
                <w:sz w:val="24"/>
              </w:rPr>
              <w:t>8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828D6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608D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1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BCDA5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não</w:t>
            </w:r>
          </w:p>
        </w:tc>
      </w:tr>
      <w:tr w:rsidR="00251E41" w:rsidRPr="00251E41" w14:paraId="07636F65" w14:textId="77777777" w:rsidTr="00251E41">
        <w:trPr>
          <w:trHeight w:val="315"/>
        </w:trPr>
        <w:tc>
          <w:tcPr>
            <w:tcW w:w="212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4C25215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3CE7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FF0000"/>
                <w:sz w:val="24"/>
              </w:rPr>
              <w:t>9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699B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0AC5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0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6E88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sim</w:t>
            </w:r>
          </w:p>
        </w:tc>
      </w:tr>
      <w:tr w:rsidR="00251E41" w:rsidRPr="00251E41" w14:paraId="3A73E035" w14:textId="77777777" w:rsidTr="00251E41">
        <w:trPr>
          <w:trHeight w:val="315"/>
        </w:trPr>
        <w:tc>
          <w:tcPr>
            <w:tcW w:w="212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CB51BD5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97F51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FF0000"/>
                <w:sz w:val="24"/>
              </w:rPr>
              <w:t>10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5FE1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1DD59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1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57847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sim</w:t>
            </w:r>
          </w:p>
        </w:tc>
      </w:tr>
    </w:tbl>
    <w:p w14:paraId="0FA73F21" w14:textId="7D50F33C" w:rsidR="00104866" w:rsidRDefault="00104866" w:rsidP="00104866">
      <w:pPr>
        <w:jc w:val="both"/>
      </w:pPr>
    </w:p>
    <w:p w14:paraId="2AE1E0AE" w14:textId="4A506606" w:rsidR="00251E41" w:rsidRPr="00251E41" w:rsidRDefault="00251E41" w:rsidP="00251E41">
      <w:pPr>
        <w:jc w:val="both"/>
        <w:rPr>
          <w:sz w:val="18"/>
        </w:rPr>
      </w:pPr>
      <w:r w:rsidRPr="00251E41">
        <w:rPr>
          <w:b/>
          <w:sz w:val="18"/>
        </w:rPr>
        <w:t>Tabela 1</w:t>
      </w:r>
      <w:r w:rsidR="00AD69D9">
        <w:rPr>
          <w:b/>
          <w:sz w:val="18"/>
        </w:rPr>
        <w:t>5</w:t>
      </w:r>
      <w:r w:rsidRPr="00251E41">
        <w:rPr>
          <w:b/>
          <w:sz w:val="18"/>
        </w:rPr>
        <w:t>.</w:t>
      </w:r>
      <w:r w:rsidRPr="00251E41">
        <w:rPr>
          <w:sz w:val="18"/>
        </w:rPr>
        <w:t xml:space="preserve"> </w:t>
      </w:r>
      <w:r>
        <w:rPr>
          <w:sz w:val="18"/>
        </w:rPr>
        <w:t>Realidade de</w:t>
      </w:r>
      <w:r w:rsidRPr="00251E41">
        <w:rPr>
          <w:sz w:val="18"/>
        </w:rPr>
        <w:t xml:space="preserve"> fevereiro. </w:t>
      </w:r>
    </w:p>
    <w:tbl>
      <w:tblPr>
        <w:tblW w:w="88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8"/>
        <w:gridCol w:w="2314"/>
        <w:gridCol w:w="805"/>
        <w:gridCol w:w="1108"/>
        <w:gridCol w:w="2390"/>
      </w:tblGrid>
      <w:tr w:rsidR="00251E41" w:rsidRPr="00251E41" w14:paraId="10B1DE18" w14:textId="77777777" w:rsidTr="00251E41">
        <w:trPr>
          <w:trHeight w:val="300"/>
        </w:trPr>
        <w:tc>
          <w:tcPr>
            <w:tcW w:w="88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0637407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Cs w:val="22"/>
              </w:rPr>
            </w:pPr>
            <w:r w:rsidRPr="00251E41">
              <w:rPr>
                <w:rFonts w:ascii="Calibri" w:hAnsi="Calibri" w:cs="Calibri"/>
                <w:color w:val="FFFFFF"/>
                <w:szCs w:val="22"/>
              </w:rPr>
              <w:t>Analise REAL de fevereiro</w:t>
            </w:r>
          </w:p>
        </w:tc>
      </w:tr>
      <w:tr w:rsidR="00251E41" w:rsidRPr="00251E41" w14:paraId="2CD24181" w14:textId="77777777" w:rsidTr="00251E41">
        <w:trPr>
          <w:trHeight w:val="315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12A1FAA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Cs w:val="22"/>
              </w:rPr>
            </w:pPr>
            <w:r w:rsidRPr="00251E41">
              <w:rPr>
                <w:rFonts w:ascii="Calibri" w:hAnsi="Calibri" w:cs="Calibri"/>
                <w:color w:val="FFFFFF"/>
                <w:szCs w:val="22"/>
              </w:rPr>
              <w:t> </w:t>
            </w:r>
          </w:p>
        </w:tc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A0B38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 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5DC6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Cs w:val="22"/>
              </w:rPr>
              <w:t>Cliques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36DA4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Cs w:val="22"/>
              </w:rPr>
              <w:t>Perguntas</w:t>
            </w:r>
          </w:p>
        </w:tc>
        <w:tc>
          <w:tcPr>
            <w:tcW w:w="2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1F7F4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Cs w:val="22"/>
              </w:rPr>
              <w:t>Compras</w:t>
            </w:r>
          </w:p>
        </w:tc>
      </w:tr>
      <w:tr w:rsidR="00251E41" w:rsidRPr="00251E41" w14:paraId="606A9E01" w14:textId="77777777" w:rsidTr="00251E41">
        <w:trPr>
          <w:trHeight w:val="315"/>
        </w:trPr>
        <w:tc>
          <w:tcPr>
            <w:tcW w:w="2268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1927C111" w14:textId="3F3C1840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Cs w:val="22"/>
              </w:rPr>
            </w:pPr>
            <w:r w:rsidRPr="00251E41">
              <w:rPr>
                <w:rFonts w:ascii="Calibri" w:hAnsi="Calibri" w:cs="Calibri"/>
                <w:color w:val="FFFFFF"/>
                <w:szCs w:val="22"/>
              </w:rPr>
              <w:t>Análise real de janeiro</w:t>
            </w: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65C6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4A4B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05952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F9241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251E41" w:rsidRPr="00251E41" w14:paraId="70469569" w14:textId="77777777" w:rsidTr="00251E41">
        <w:trPr>
          <w:trHeight w:val="315"/>
        </w:trPr>
        <w:tc>
          <w:tcPr>
            <w:tcW w:w="226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53C76C2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4EDFC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2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A999C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8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3F74C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301B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251E41" w:rsidRPr="00251E41" w14:paraId="5A72A5AC" w14:textId="77777777" w:rsidTr="00251E41">
        <w:trPr>
          <w:trHeight w:val="315"/>
        </w:trPr>
        <w:tc>
          <w:tcPr>
            <w:tcW w:w="226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EDED09C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5C711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29B37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17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93DC3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31ED6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251E41" w:rsidRPr="00251E41" w14:paraId="1DD14F53" w14:textId="77777777" w:rsidTr="00251E41">
        <w:trPr>
          <w:trHeight w:val="315"/>
        </w:trPr>
        <w:tc>
          <w:tcPr>
            <w:tcW w:w="226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B4A9E95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2B7E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4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724C3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A3E0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B8A9B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251E41" w:rsidRPr="00251E41" w14:paraId="44AB624A" w14:textId="77777777" w:rsidTr="00251E41">
        <w:trPr>
          <w:trHeight w:val="315"/>
        </w:trPr>
        <w:tc>
          <w:tcPr>
            <w:tcW w:w="226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1DCF607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19F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C3E7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90B5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D470C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251E41" w:rsidRPr="00251E41" w14:paraId="7980C7E4" w14:textId="77777777" w:rsidTr="00251E41">
        <w:trPr>
          <w:trHeight w:val="315"/>
        </w:trPr>
        <w:tc>
          <w:tcPr>
            <w:tcW w:w="226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DE67CEE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C4A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CF165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8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593A6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E069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251E41"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251E41" w:rsidRPr="00251E41" w14:paraId="7BB3DCF6" w14:textId="77777777" w:rsidTr="00251E41">
        <w:trPr>
          <w:trHeight w:val="315"/>
        </w:trPr>
        <w:tc>
          <w:tcPr>
            <w:tcW w:w="2268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5C8176A1" w14:textId="3168BA19" w:rsidR="00251E41" w:rsidRPr="00251E41" w:rsidRDefault="00AD69D9" w:rsidP="00251E41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Cs w:val="22"/>
              </w:rPr>
            </w:pPr>
            <w:r w:rsidRPr="00251E41">
              <w:rPr>
                <w:rFonts w:ascii="Calibri" w:hAnsi="Calibri" w:cs="Calibri"/>
                <w:color w:val="FFFFFF"/>
                <w:szCs w:val="22"/>
              </w:rPr>
              <w:t>Análise</w:t>
            </w:r>
            <w:r w:rsidR="00251E41" w:rsidRPr="00251E41">
              <w:rPr>
                <w:rFonts w:ascii="Calibri" w:hAnsi="Calibri" w:cs="Calibri"/>
                <w:color w:val="FFFFFF"/>
                <w:szCs w:val="22"/>
              </w:rPr>
              <w:t xml:space="preserve"> </w:t>
            </w:r>
            <w:r w:rsidR="00251E41">
              <w:rPr>
                <w:rFonts w:ascii="Calibri" w:hAnsi="Calibri" w:cs="Calibri"/>
                <w:color w:val="FFFFFF"/>
                <w:szCs w:val="22"/>
              </w:rPr>
              <w:t xml:space="preserve">real de </w:t>
            </w:r>
            <w:r w:rsidR="00251E41" w:rsidRPr="00251E41">
              <w:rPr>
                <w:rFonts w:ascii="Calibri" w:hAnsi="Calibri" w:cs="Calibri"/>
                <w:color w:val="FFFFFF"/>
                <w:szCs w:val="22"/>
              </w:rPr>
              <w:t>dados de fevereiro</w:t>
            </w: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0E19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FF0000"/>
                <w:sz w:val="24"/>
              </w:rPr>
              <w:t>7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C5027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7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BB56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0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BAE1F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sim</w:t>
            </w:r>
          </w:p>
        </w:tc>
      </w:tr>
      <w:tr w:rsidR="00251E41" w:rsidRPr="00251E41" w14:paraId="04BCF7E3" w14:textId="77777777" w:rsidTr="00251E41">
        <w:trPr>
          <w:trHeight w:val="315"/>
        </w:trPr>
        <w:tc>
          <w:tcPr>
            <w:tcW w:w="226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E30B364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EDE10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FF0000"/>
                <w:sz w:val="24"/>
              </w:rPr>
              <w:t>8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A0ABD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6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E979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1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BA7B1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não</w:t>
            </w:r>
          </w:p>
        </w:tc>
      </w:tr>
      <w:tr w:rsidR="00251E41" w:rsidRPr="00251E41" w14:paraId="137BE0F6" w14:textId="77777777" w:rsidTr="00251E41">
        <w:trPr>
          <w:trHeight w:val="315"/>
        </w:trPr>
        <w:tc>
          <w:tcPr>
            <w:tcW w:w="226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07E76FC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7923D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FF0000"/>
                <w:sz w:val="24"/>
              </w:rPr>
              <w:t>9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20F32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9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DAD55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0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C5F6A40" w14:textId="1ECE89CA" w:rsidR="00251E41" w:rsidRPr="00251E41" w:rsidRDefault="00926A99" w:rsidP="00251E41">
            <w:pPr>
              <w:spacing w:line="240" w:lineRule="auto"/>
              <w:jc w:val="center"/>
              <w:rPr>
                <w:rFonts w:ascii="Calibri" w:hAnsi="Calibri" w:cs="Calibri"/>
                <w:color w:val="FFFFFF"/>
                <w:szCs w:val="22"/>
              </w:rPr>
            </w:pPr>
            <w:r w:rsidRPr="00251E41">
              <w:rPr>
                <w:rFonts w:ascii="Calibri" w:hAnsi="Calibri" w:cs="Calibri"/>
                <w:color w:val="FFFFFF"/>
                <w:szCs w:val="22"/>
              </w:rPr>
              <w:t>N</w:t>
            </w:r>
            <w:r w:rsidR="00251E41" w:rsidRPr="00251E41">
              <w:rPr>
                <w:rFonts w:ascii="Calibri" w:hAnsi="Calibri" w:cs="Calibri"/>
                <w:color w:val="FFFFFF"/>
                <w:szCs w:val="22"/>
              </w:rPr>
              <w:t>ão</w:t>
            </w:r>
            <w:r>
              <w:rPr>
                <w:rFonts w:ascii="Calibri" w:hAnsi="Calibri" w:cs="Calibri"/>
                <w:color w:val="FFFFFF"/>
                <w:szCs w:val="22"/>
              </w:rPr>
              <w:t xml:space="preserve"> </w:t>
            </w:r>
            <w:r w:rsidR="00251E41" w:rsidRPr="00251E41">
              <w:rPr>
                <w:rFonts w:ascii="Calibri" w:hAnsi="Calibri" w:cs="Calibri"/>
                <w:color w:val="FFFFFF"/>
                <w:szCs w:val="22"/>
              </w:rPr>
              <w:t xml:space="preserve">(análise </w:t>
            </w:r>
            <w:r w:rsidR="00846EDF">
              <w:rPr>
                <w:rFonts w:ascii="Calibri" w:hAnsi="Calibri" w:cs="Calibri"/>
                <w:color w:val="FFFFFF"/>
                <w:szCs w:val="22"/>
              </w:rPr>
              <w:t>K-NN</w:t>
            </w:r>
            <w:r w:rsidR="00251E41" w:rsidRPr="00251E41">
              <w:rPr>
                <w:rFonts w:ascii="Calibri" w:hAnsi="Calibri" w:cs="Calibri"/>
                <w:color w:val="FFFFFF"/>
                <w:szCs w:val="22"/>
              </w:rPr>
              <w:t xml:space="preserve"> errou</w:t>
            </w:r>
            <w:r w:rsidR="009D264E">
              <w:rPr>
                <w:rFonts w:ascii="Calibri" w:hAnsi="Calibri" w:cs="Calibri"/>
                <w:color w:val="FFFFFF"/>
                <w:szCs w:val="22"/>
              </w:rPr>
              <w:t xml:space="preserve"> pois estimou sim</w:t>
            </w:r>
            <w:r w:rsidR="00251E41" w:rsidRPr="00251E41">
              <w:rPr>
                <w:rFonts w:ascii="Calibri" w:hAnsi="Calibri" w:cs="Calibri"/>
                <w:color w:val="FFFFFF"/>
                <w:szCs w:val="22"/>
              </w:rPr>
              <w:t>)</w:t>
            </w:r>
          </w:p>
        </w:tc>
      </w:tr>
      <w:tr w:rsidR="00251E41" w:rsidRPr="00251E41" w14:paraId="0DC5D01E" w14:textId="77777777" w:rsidTr="00251E41">
        <w:trPr>
          <w:trHeight w:val="315"/>
        </w:trPr>
        <w:tc>
          <w:tcPr>
            <w:tcW w:w="226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271EA54" w14:textId="77777777" w:rsidR="00251E41" w:rsidRPr="00251E41" w:rsidRDefault="00251E41" w:rsidP="00251E41">
            <w:pPr>
              <w:spacing w:line="240" w:lineRule="auto"/>
              <w:rPr>
                <w:rFonts w:ascii="Calibri" w:hAnsi="Calibri" w:cs="Calibri"/>
                <w:color w:val="FFFFFF"/>
                <w:szCs w:val="22"/>
              </w:rPr>
            </w:pPr>
          </w:p>
        </w:tc>
        <w:tc>
          <w:tcPr>
            <w:tcW w:w="2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74B65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0000"/>
                <w:sz w:val="24"/>
              </w:rPr>
            </w:pPr>
            <w:r w:rsidRPr="00251E41">
              <w:rPr>
                <w:rFonts w:ascii="Calibri" w:hAnsi="Calibri" w:cs="Calibri"/>
                <w:b/>
                <w:bCs/>
                <w:color w:val="FF0000"/>
                <w:sz w:val="24"/>
              </w:rPr>
              <w:t>10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421FA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9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86E2E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1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7A5F1" w14:textId="77777777" w:rsidR="00251E41" w:rsidRPr="00251E41" w:rsidRDefault="00251E41" w:rsidP="00251E41">
            <w:pPr>
              <w:spacing w:line="240" w:lineRule="auto"/>
              <w:jc w:val="center"/>
              <w:rPr>
                <w:rFonts w:ascii="Calibri" w:hAnsi="Calibri" w:cs="Calibri"/>
                <w:color w:val="FF0000"/>
                <w:szCs w:val="22"/>
              </w:rPr>
            </w:pPr>
            <w:r w:rsidRPr="00251E41">
              <w:rPr>
                <w:rFonts w:ascii="Calibri" w:hAnsi="Calibri" w:cs="Calibri"/>
                <w:color w:val="FF0000"/>
                <w:szCs w:val="22"/>
              </w:rPr>
              <w:t>sim</w:t>
            </w:r>
          </w:p>
        </w:tc>
      </w:tr>
    </w:tbl>
    <w:p w14:paraId="25904633" w14:textId="77777777" w:rsidR="00251E41" w:rsidRDefault="00251E41" w:rsidP="00104866">
      <w:pPr>
        <w:jc w:val="both"/>
      </w:pPr>
    </w:p>
    <w:p w14:paraId="3F2F3CCF" w14:textId="0F7866A1" w:rsidR="00CF2EEF" w:rsidRDefault="00926A99" w:rsidP="003A5CA8">
      <w:r>
        <w:t xml:space="preserve">A partir desta análise pode-se fazer a matriz de confusão, onde vamos avaliar qual sim deveria ser sim (True Positive), qual sim deveria ser não (False Positive), qual não deveria ser não (True </w:t>
      </w:r>
      <w:r w:rsidR="00ED1EE4">
        <w:t>Negative</w:t>
      </w:r>
      <w:r>
        <w:t>) e qual não deveria ser sim (False</w:t>
      </w:r>
      <w:r w:rsidR="00ED1EE4">
        <w:t xml:space="preserve"> Negative). </w:t>
      </w:r>
    </w:p>
    <w:p w14:paraId="1905E304" w14:textId="650DC3BE" w:rsidR="00ED1EE4" w:rsidRDefault="009D264E" w:rsidP="003A5CA8">
      <w:r>
        <w:t>Tabela 15. Matriz de confusão.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2690"/>
        <w:gridCol w:w="1700"/>
      </w:tblGrid>
      <w:tr w:rsidR="00ED1EE4" w14:paraId="0CDC3311" w14:textId="77777777" w:rsidTr="00ED1EE4">
        <w:trPr>
          <w:trHeight w:val="384"/>
        </w:trPr>
        <w:tc>
          <w:tcPr>
            <w:tcW w:w="6795" w:type="dxa"/>
            <w:gridSpan w:val="4"/>
            <w:shd w:val="clear" w:color="auto" w:fill="1F497D" w:themeFill="text2"/>
            <w:vAlign w:val="bottom"/>
          </w:tcPr>
          <w:p w14:paraId="0323CD97" w14:textId="43B03ACE" w:rsidR="00ED1EE4" w:rsidRDefault="00ED1EE4" w:rsidP="00ED1EE4">
            <w:pPr>
              <w:jc w:val="center"/>
            </w:pPr>
            <w:r w:rsidRPr="00ED1EE4">
              <w:rPr>
                <w:color w:val="FFFFFF" w:themeColor="background1"/>
              </w:rPr>
              <w:t>ANÁLISE DE K =3</w:t>
            </w:r>
          </w:p>
        </w:tc>
      </w:tr>
      <w:tr w:rsidR="00ED1EE4" w14:paraId="1B569761" w14:textId="77777777" w:rsidTr="00ED1EE4">
        <w:trPr>
          <w:trHeight w:val="520"/>
        </w:trPr>
        <w:tc>
          <w:tcPr>
            <w:tcW w:w="6795" w:type="dxa"/>
            <w:gridSpan w:val="4"/>
            <w:shd w:val="clear" w:color="auto" w:fill="548DD4" w:themeFill="text2" w:themeFillTint="99"/>
            <w:vAlign w:val="center"/>
          </w:tcPr>
          <w:p w14:paraId="764F293B" w14:textId="7D7A6DD2" w:rsidR="00ED1EE4" w:rsidRDefault="00ED1EE4" w:rsidP="00ED1EE4">
            <w:pPr>
              <w:jc w:val="right"/>
            </w:pPr>
            <w:r>
              <w:t>Previsto</w:t>
            </w:r>
          </w:p>
        </w:tc>
      </w:tr>
      <w:tr w:rsidR="00ED1EE4" w14:paraId="6C92F548" w14:textId="77777777" w:rsidTr="00ED1EE4">
        <w:tc>
          <w:tcPr>
            <w:tcW w:w="846" w:type="dxa"/>
            <w:vMerge w:val="restart"/>
            <w:shd w:val="clear" w:color="auto" w:fill="548DD4" w:themeFill="text2" w:themeFillTint="99"/>
            <w:textDirection w:val="btLr"/>
            <w:vAlign w:val="center"/>
          </w:tcPr>
          <w:p w14:paraId="5845E06C" w14:textId="415D201F" w:rsidR="00ED1EE4" w:rsidRDefault="00ED1EE4" w:rsidP="00ED1EE4">
            <w:pPr>
              <w:ind w:left="113" w:right="113"/>
              <w:jc w:val="center"/>
            </w:pPr>
            <w:r>
              <w:t xml:space="preserve">Realidade </w:t>
            </w:r>
          </w:p>
        </w:tc>
        <w:tc>
          <w:tcPr>
            <w:tcW w:w="1559" w:type="dxa"/>
            <w:shd w:val="clear" w:color="auto" w:fill="FFFFFF" w:themeFill="background1"/>
          </w:tcPr>
          <w:p w14:paraId="4257FCCC" w14:textId="0E21B373" w:rsidR="00ED1EE4" w:rsidRDefault="00ED1EE4" w:rsidP="003A5CA8"/>
        </w:tc>
        <w:tc>
          <w:tcPr>
            <w:tcW w:w="2690" w:type="dxa"/>
            <w:shd w:val="clear" w:color="auto" w:fill="FFFF00"/>
          </w:tcPr>
          <w:p w14:paraId="0BBF7C69" w14:textId="79569986" w:rsidR="00ED1EE4" w:rsidRDefault="00ED1EE4" w:rsidP="003A5CA8">
            <w:r>
              <w:t>Positivo</w:t>
            </w:r>
          </w:p>
        </w:tc>
        <w:tc>
          <w:tcPr>
            <w:tcW w:w="1700" w:type="dxa"/>
            <w:shd w:val="clear" w:color="auto" w:fill="FFFF00"/>
          </w:tcPr>
          <w:p w14:paraId="4C146E35" w14:textId="13D630C4" w:rsidR="00ED1EE4" w:rsidRDefault="00ED1EE4" w:rsidP="003A5CA8">
            <w:r>
              <w:t>Negativo</w:t>
            </w:r>
          </w:p>
        </w:tc>
      </w:tr>
      <w:tr w:rsidR="00ED1EE4" w14:paraId="379AC96B" w14:textId="77777777" w:rsidTr="009D264E">
        <w:tc>
          <w:tcPr>
            <w:tcW w:w="846" w:type="dxa"/>
            <w:vMerge/>
          </w:tcPr>
          <w:p w14:paraId="5CD8C969" w14:textId="77777777" w:rsidR="00ED1EE4" w:rsidRDefault="00ED1EE4" w:rsidP="003A5CA8"/>
        </w:tc>
        <w:tc>
          <w:tcPr>
            <w:tcW w:w="1559" w:type="dxa"/>
            <w:shd w:val="clear" w:color="auto" w:fill="FFFF00"/>
          </w:tcPr>
          <w:p w14:paraId="7D7565E0" w14:textId="08ED2E9B" w:rsidR="00ED1EE4" w:rsidRDefault="00ED1EE4" w:rsidP="003A5CA8">
            <w:r>
              <w:t>Positivo</w:t>
            </w:r>
          </w:p>
        </w:tc>
        <w:tc>
          <w:tcPr>
            <w:tcW w:w="2690" w:type="dxa"/>
          </w:tcPr>
          <w:p w14:paraId="03B39D89" w14:textId="484E9C99" w:rsidR="00ED1EE4" w:rsidRPr="009D264E" w:rsidRDefault="00ED1EE4" w:rsidP="003A5CA8">
            <w:r w:rsidRPr="009D264E">
              <w:t>Linha 7 e Linha 10 (TP)</w:t>
            </w:r>
          </w:p>
        </w:tc>
        <w:tc>
          <w:tcPr>
            <w:tcW w:w="1700" w:type="dxa"/>
            <w:shd w:val="clear" w:color="auto" w:fill="FFFFFF" w:themeFill="background1"/>
          </w:tcPr>
          <w:p w14:paraId="1CAF42D3" w14:textId="734B0FBF" w:rsidR="00ED1EE4" w:rsidRPr="009D264E" w:rsidRDefault="009D264E" w:rsidP="003A5CA8">
            <w:r w:rsidRPr="009D264E">
              <w:t xml:space="preserve">Linha 9 </w:t>
            </w:r>
            <w:r w:rsidR="00ED1EE4" w:rsidRPr="009D264E">
              <w:t>(FN)</w:t>
            </w:r>
          </w:p>
        </w:tc>
      </w:tr>
      <w:tr w:rsidR="00ED1EE4" w14:paraId="6EB66208" w14:textId="77777777" w:rsidTr="009D264E">
        <w:tc>
          <w:tcPr>
            <w:tcW w:w="846" w:type="dxa"/>
            <w:vMerge/>
          </w:tcPr>
          <w:p w14:paraId="482DD4FA" w14:textId="77777777" w:rsidR="00ED1EE4" w:rsidRDefault="00ED1EE4" w:rsidP="003A5CA8"/>
        </w:tc>
        <w:tc>
          <w:tcPr>
            <w:tcW w:w="1559" w:type="dxa"/>
            <w:shd w:val="clear" w:color="auto" w:fill="FFFF00"/>
          </w:tcPr>
          <w:p w14:paraId="6B37462F" w14:textId="702920B5" w:rsidR="00ED1EE4" w:rsidRDefault="00ED1EE4" w:rsidP="003A5CA8">
            <w:r>
              <w:t>Negativo</w:t>
            </w:r>
          </w:p>
        </w:tc>
        <w:tc>
          <w:tcPr>
            <w:tcW w:w="2690" w:type="dxa"/>
            <w:shd w:val="clear" w:color="auto" w:fill="FF0000"/>
          </w:tcPr>
          <w:p w14:paraId="2150631F" w14:textId="660FB6CE" w:rsidR="00ED1EE4" w:rsidRDefault="009D264E" w:rsidP="003A5CA8">
            <w:r>
              <w:t>Linha 9 (F</w:t>
            </w:r>
            <w:r>
              <w:t>P</w:t>
            </w:r>
            <w:r>
              <w:t>)</w:t>
            </w:r>
          </w:p>
        </w:tc>
        <w:tc>
          <w:tcPr>
            <w:tcW w:w="1700" w:type="dxa"/>
          </w:tcPr>
          <w:p w14:paraId="23F7701C" w14:textId="0966E28D" w:rsidR="00ED1EE4" w:rsidRDefault="009D264E" w:rsidP="00ED1EE4">
            <w:r>
              <w:t xml:space="preserve">Linha 8 </w:t>
            </w:r>
            <w:r w:rsidR="00ED1EE4">
              <w:t>(TN)</w:t>
            </w:r>
          </w:p>
        </w:tc>
      </w:tr>
    </w:tbl>
    <w:p w14:paraId="45691D47" w14:textId="77777777" w:rsidR="00ED1EE4" w:rsidRDefault="00ED1EE4" w:rsidP="003A5CA8"/>
    <w:p w14:paraId="139AE568" w14:textId="3B9CB4FD" w:rsidR="00D2422C" w:rsidRDefault="009D264E" w:rsidP="003A5CA8">
      <w:r>
        <w:t>Após fazer análises de v</w:t>
      </w:r>
      <w:r w:rsidR="00AD69D9">
        <w:t>á</w:t>
      </w:r>
      <w:r>
        <w:t>rios valores de k, pode-se chegar a con</w:t>
      </w:r>
      <w:r w:rsidR="00AD69D9">
        <w:t>c</w:t>
      </w:r>
      <w:r>
        <w:t xml:space="preserve">lusão de qual k é melhor. </w:t>
      </w:r>
    </w:p>
    <w:p w14:paraId="06F62124" w14:textId="2C817E5B" w:rsidR="007E1445" w:rsidRDefault="00D2422C" w:rsidP="007E1445">
      <w:pPr>
        <w:pStyle w:val="Heading3"/>
        <w:numPr>
          <w:ilvl w:val="0"/>
          <w:numId w:val="0"/>
        </w:numPr>
        <w:ind w:left="1070"/>
      </w:pPr>
      <w:bookmarkStart w:id="95" w:name="_Toc536211347"/>
      <w:r>
        <w:t xml:space="preserve">4. </w:t>
      </w:r>
      <w:r w:rsidR="005753ED">
        <w:t>2</w:t>
      </w:r>
      <w:r w:rsidR="007E1445">
        <w:t xml:space="preserve"> </w:t>
      </w:r>
      <w:r w:rsidR="00B71B0F">
        <w:t>S</w:t>
      </w:r>
      <w:r w:rsidR="007E1445">
        <w:t>ensibilidade  e especificidade</w:t>
      </w:r>
      <w:bookmarkEnd w:id="95"/>
      <w:r w:rsidR="007E1445">
        <w:t xml:space="preserve"> </w:t>
      </w:r>
    </w:p>
    <w:p w14:paraId="3CFCC8EE" w14:textId="26E59CDF" w:rsidR="007E1445" w:rsidRDefault="003C3500" w:rsidP="007E1445">
      <w:r>
        <w:t>Sensibilidade é</w:t>
      </w:r>
      <w:r w:rsidR="00B71B0F">
        <w:t xml:space="preserve"> mostrar </w:t>
      </w:r>
      <w:r>
        <w:t>a probabilidade de um teste dar positivo</w:t>
      </w:r>
    </w:p>
    <w:p w14:paraId="48B5276E" w14:textId="3C3AF75D" w:rsidR="007E1445" w:rsidRPr="005753ED" w:rsidRDefault="007E1445" w:rsidP="007E1445">
      <m:oMathPara>
        <m:oMath>
          <m:r>
            <w:rPr>
              <w:rFonts w:ascii="Cambria Math" w:hAnsi="Cambria Math"/>
            </w:rPr>
            <m:t>Sensibilidade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VP</m:t>
              </m:r>
            </m:num>
            <m:den>
              <m:r>
                <w:rPr>
                  <w:rFonts w:ascii="Cambria Math" w:hAnsi="Cambria Math"/>
                </w:rPr>
                <m:t>VP+</m:t>
              </m:r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66</m:t>
          </m:r>
          <m:r>
            <w:rPr>
              <w:rFonts w:ascii="Cambria Math" w:hAnsi="Cambria Math"/>
            </w:rPr>
            <m:t xml:space="preserve"> (</m:t>
          </m:r>
          <m:r>
            <w:rPr>
              <w:rFonts w:ascii="Cambria Math" w:hAnsi="Cambria Math"/>
            </w:rPr>
            <m:t>66</m:t>
          </m:r>
          <m:r>
            <w:rPr>
              <w:rFonts w:ascii="Cambria Math" w:hAnsi="Cambria Math"/>
            </w:rPr>
            <m:t>%)</m:t>
          </m:r>
        </m:oMath>
      </m:oMathPara>
    </w:p>
    <w:p w14:paraId="49572616" w14:textId="78A9BA9E" w:rsidR="003C3500" w:rsidRDefault="003C3500" w:rsidP="003C3500">
      <w:r>
        <w:t>Sensibilidade é mostrar a probabilidade de um teste da</w:t>
      </w:r>
      <w:r>
        <w:t>r negativo</w:t>
      </w:r>
    </w:p>
    <w:p w14:paraId="711E52AD" w14:textId="332EFEE6" w:rsidR="007E1445" w:rsidRPr="005753ED" w:rsidRDefault="007E1445" w:rsidP="007E1445">
      <m:oMathPara>
        <m:oMath>
          <m:r>
            <w:rPr>
              <w:rFonts w:ascii="Cambria Math" w:hAnsi="Cambria Math"/>
            </w:rPr>
            <m:t>Especific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dade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VN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33</m:t>
          </m:r>
          <m:r>
            <w:rPr>
              <w:rFonts w:ascii="Cambria Math" w:hAnsi="Cambria Math"/>
            </w:rPr>
            <m:t xml:space="preserve"> (</m:t>
          </m:r>
          <m:r>
            <w:rPr>
              <w:rFonts w:ascii="Cambria Math" w:hAnsi="Cambria Math"/>
            </w:rPr>
            <m:t>33</m:t>
          </m:r>
          <m:r>
            <w:rPr>
              <w:rFonts w:ascii="Cambria Math" w:hAnsi="Cambria Math"/>
            </w:rPr>
            <m:t>%)</m:t>
          </m:r>
        </m:oMath>
      </m:oMathPara>
    </w:p>
    <w:p w14:paraId="2109F6EE" w14:textId="1652C648" w:rsidR="007E1445" w:rsidRDefault="007E1445" w:rsidP="003A5CA8"/>
    <w:p w14:paraId="6C632063" w14:textId="31DE58B9" w:rsidR="005753ED" w:rsidRDefault="005753ED" w:rsidP="003A5CA8"/>
    <w:p w14:paraId="4E89BE1D" w14:textId="63819D96" w:rsidR="006C7BF5" w:rsidRPr="00A45FBD" w:rsidRDefault="00514E2C" w:rsidP="00A45FBD">
      <w:pPr>
        <w:pStyle w:val="Heading1"/>
        <w:numPr>
          <w:ilvl w:val="0"/>
          <w:numId w:val="0"/>
        </w:numPr>
        <w:rPr>
          <w:rFonts w:cs="Arial"/>
        </w:rPr>
      </w:pPr>
      <w:bookmarkStart w:id="96" w:name="_Toc536211348"/>
      <w:r>
        <w:rPr>
          <w:rFonts w:cs="Arial"/>
        </w:rPr>
        <w:lastRenderedPageBreak/>
        <w:t>S</w:t>
      </w:r>
      <w:r w:rsidR="00F82B86" w:rsidRPr="00A45FBD">
        <w:rPr>
          <w:rFonts w:cs="Arial"/>
        </w:rPr>
        <w:t>intetizando</w:t>
      </w:r>
      <w:bookmarkEnd w:id="96"/>
    </w:p>
    <w:p w14:paraId="154F46C3" w14:textId="05D813E6" w:rsidR="006A5F13" w:rsidRPr="00602554" w:rsidRDefault="00D544A0" w:rsidP="00631DAB">
      <w:pPr>
        <w:spacing w:line="360" w:lineRule="auto"/>
        <w:jc w:val="both"/>
        <w:rPr>
          <w:rFonts w:cs="Arial"/>
          <w:bCs/>
          <w:szCs w:val="22"/>
        </w:rPr>
      </w:pPr>
      <w:bookmarkStart w:id="97" w:name="_Toc353985718"/>
      <w:r w:rsidRPr="00602554">
        <w:rPr>
          <w:rFonts w:cs="Arial"/>
          <w:bCs/>
          <w:szCs w:val="22"/>
        </w:rPr>
        <w:t>Nesta unidade</w:t>
      </w:r>
      <w:r w:rsidR="00011CA7" w:rsidRPr="00602554">
        <w:rPr>
          <w:rFonts w:cs="Arial"/>
          <w:bCs/>
          <w:szCs w:val="22"/>
        </w:rPr>
        <w:t xml:space="preserve"> foi </w:t>
      </w:r>
      <w:r w:rsidR="00507238" w:rsidRPr="00602554">
        <w:rPr>
          <w:rFonts w:cs="Arial"/>
          <w:bCs/>
          <w:szCs w:val="22"/>
        </w:rPr>
        <w:t>visto como a</w:t>
      </w:r>
      <w:r w:rsidR="007162E6">
        <w:rPr>
          <w:rFonts w:cs="Arial"/>
          <w:bCs/>
          <w:szCs w:val="22"/>
        </w:rPr>
        <w:t xml:space="preserve"> </w:t>
      </w:r>
      <w:r w:rsidR="007162E6" w:rsidRPr="007162E6">
        <w:rPr>
          <w:rFonts w:cs="Arial"/>
          <w:b/>
          <w:bCs/>
          <w:szCs w:val="22"/>
        </w:rPr>
        <w:t>Regressão Linear</w:t>
      </w:r>
      <w:r w:rsidR="007162E6" w:rsidRPr="00602554">
        <w:rPr>
          <w:rFonts w:cs="Arial"/>
          <w:bCs/>
          <w:szCs w:val="22"/>
        </w:rPr>
        <w:t xml:space="preserve"> </w:t>
      </w:r>
      <w:r w:rsidR="00507238" w:rsidRPr="00602554">
        <w:rPr>
          <w:rFonts w:cs="Arial"/>
          <w:bCs/>
          <w:szCs w:val="22"/>
        </w:rPr>
        <w:t xml:space="preserve">funciona e de que forma o “r” contribui para a relação proporcional de uma reta, neste exemplo foi utilizado o programa PAST. Outro ponto semelhante, foi o conceito de </w:t>
      </w:r>
      <w:r w:rsidR="007162E6" w:rsidRPr="007162E6">
        <w:rPr>
          <w:rFonts w:cs="Arial"/>
          <w:b/>
          <w:bCs/>
          <w:szCs w:val="22"/>
        </w:rPr>
        <w:t>Regressão Logística</w:t>
      </w:r>
      <w:r w:rsidR="00507238" w:rsidRPr="00602554">
        <w:rPr>
          <w:rFonts w:cs="Arial"/>
          <w:bCs/>
          <w:szCs w:val="22"/>
        </w:rPr>
        <w:t xml:space="preserve">, o qual foi realizado no programa SPSS, dados categóricos e dicotômicos.  </w:t>
      </w:r>
    </w:p>
    <w:p w14:paraId="1589346E" w14:textId="4DB82B59" w:rsidR="00602554" w:rsidRPr="007162E6" w:rsidRDefault="00602554" w:rsidP="00631DAB">
      <w:pPr>
        <w:spacing w:line="360" w:lineRule="auto"/>
        <w:jc w:val="both"/>
        <w:rPr>
          <w:rFonts w:cs="Arial"/>
          <w:b/>
          <w:bCs/>
          <w:szCs w:val="22"/>
        </w:rPr>
      </w:pPr>
      <w:r w:rsidRPr="00602554">
        <w:rPr>
          <w:rFonts w:cs="Arial"/>
          <w:bCs/>
          <w:szCs w:val="22"/>
        </w:rPr>
        <w:t>O conceito de</w:t>
      </w:r>
      <w:r w:rsidR="007162E6" w:rsidRPr="007162E6">
        <w:rPr>
          <w:rFonts w:cs="Arial"/>
          <w:b/>
          <w:bCs/>
          <w:szCs w:val="22"/>
        </w:rPr>
        <w:t xml:space="preserve"> Sobreajuste</w:t>
      </w:r>
      <w:r w:rsidR="007162E6" w:rsidRPr="00602554">
        <w:rPr>
          <w:rFonts w:cs="Arial"/>
          <w:bCs/>
          <w:szCs w:val="22"/>
        </w:rPr>
        <w:t xml:space="preserve"> </w:t>
      </w:r>
      <w:r w:rsidRPr="00602554">
        <w:rPr>
          <w:rFonts w:cs="Arial"/>
          <w:bCs/>
          <w:szCs w:val="22"/>
        </w:rPr>
        <w:t xml:space="preserve">e </w:t>
      </w:r>
      <w:r w:rsidR="007162E6" w:rsidRPr="007162E6">
        <w:rPr>
          <w:rFonts w:cs="Arial"/>
          <w:b/>
          <w:bCs/>
          <w:szCs w:val="22"/>
        </w:rPr>
        <w:t>Generalização</w:t>
      </w:r>
      <w:r w:rsidRPr="00602554">
        <w:rPr>
          <w:rFonts w:cs="Arial"/>
          <w:bCs/>
          <w:szCs w:val="22"/>
        </w:rPr>
        <w:t xml:space="preserve"> foi destrinchado e explicado, trazendo a tona a diferença entre erros de</w:t>
      </w:r>
      <w:r w:rsidRPr="007162E6">
        <w:rPr>
          <w:rFonts w:cs="Arial"/>
          <w:b/>
          <w:bCs/>
          <w:szCs w:val="22"/>
        </w:rPr>
        <w:t xml:space="preserve"> viés</w:t>
      </w:r>
      <w:r w:rsidRPr="00602554">
        <w:rPr>
          <w:rFonts w:cs="Arial"/>
          <w:bCs/>
          <w:szCs w:val="22"/>
        </w:rPr>
        <w:t xml:space="preserve"> e erros de </w:t>
      </w:r>
      <w:r w:rsidRPr="007162E6">
        <w:rPr>
          <w:rFonts w:cs="Arial"/>
          <w:b/>
          <w:bCs/>
          <w:szCs w:val="22"/>
        </w:rPr>
        <w:t>variância</w:t>
      </w:r>
      <w:r w:rsidRPr="00602554">
        <w:rPr>
          <w:rFonts w:cs="Arial"/>
          <w:bCs/>
          <w:szCs w:val="22"/>
        </w:rPr>
        <w:t xml:space="preserve"> que impedem a correta generalização dos dados, e como solução, foi proposta a técnica famosa de </w:t>
      </w:r>
      <w:r w:rsidRPr="007162E6">
        <w:rPr>
          <w:rFonts w:cs="Arial"/>
          <w:b/>
          <w:bCs/>
          <w:szCs w:val="22"/>
        </w:rPr>
        <w:t xml:space="preserve">Validação Cruzada. </w:t>
      </w:r>
    </w:p>
    <w:p w14:paraId="6CA3C427" w14:textId="25C450C2" w:rsidR="00602554" w:rsidRDefault="00602554" w:rsidP="00602554">
      <w:pPr>
        <w:spacing w:line="360" w:lineRule="auto"/>
        <w:jc w:val="both"/>
        <w:rPr>
          <w:b/>
          <w:i/>
          <w:szCs w:val="22"/>
        </w:rPr>
      </w:pPr>
      <w:r w:rsidRPr="00602554">
        <w:rPr>
          <w:rFonts w:cs="Arial"/>
          <w:bCs/>
          <w:szCs w:val="22"/>
        </w:rPr>
        <w:t xml:space="preserve">Ao estudar análises de dados foi feita uma introdução a Python, contendo os passos iniciais, como </w:t>
      </w:r>
      <w:r w:rsidRPr="00602554">
        <w:rPr>
          <w:rFonts w:cs="Arial"/>
          <w:b/>
          <w:bCs/>
          <w:szCs w:val="22"/>
        </w:rPr>
        <w:t>print, operadores,</w:t>
      </w:r>
      <w:r w:rsidRPr="00602554">
        <w:rPr>
          <w:rFonts w:cs="Arial"/>
          <w:b/>
          <w:bCs/>
          <w:i/>
          <w:szCs w:val="22"/>
        </w:rPr>
        <w:t xml:space="preserve"> if else, union e interscetion</w:t>
      </w:r>
      <w:r w:rsidRPr="00602554">
        <w:rPr>
          <w:rFonts w:cs="Arial"/>
          <w:bCs/>
          <w:szCs w:val="22"/>
        </w:rPr>
        <w:t xml:space="preserve">.  Ainda foi abordada a biblioteca Matplotlib, a qual serve para plotar gráficos, e nela foi passado conceitos de </w:t>
      </w:r>
      <w:r w:rsidRPr="00602554">
        <w:rPr>
          <w:rFonts w:cs="Arial"/>
          <w:b/>
          <w:bCs/>
          <w:szCs w:val="22"/>
        </w:rPr>
        <w:t xml:space="preserve">ls, c, </w:t>
      </w:r>
      <w:r w:rsidRPr="00602554">
        <w:rPr>
          <w:rFonts w:cs="Arial"/>
          <w:b/>
          <w:bCs/>
          <w:i/>
          <w:szCs w:val="22"/>
        </w:rPr>
        <w:t xml:space="preserve">title, grid, ylabel, xlabel, plt.legend, </w:t>
      </w:r>
      <w:r w:rsidRPr="00602554">
        <w:rPr>
          <w:b/>
          <w:i/>
          <w:szCs w:val="22"/>
        </w:rPr>
        <w:t>marke</w:t>
      </w:r>
      <w:r w:rsidRPr="00602554">
        <w:rPr>
          <w:b/>
          <w:i/>
          <w:szCs w:val="22"/>
        </w:rPr>
        <w:t xml:space="preserve">r, </w:t>
      </w:r>
      <w:r w:rsidRPr="00602554">
        <w:rPr>
          <w:b/>
          <w:i/>
          <w:szCs w:val="22"/>
        </w:rPr>
        <w:t>ms</w:t>
      </w:r>
      <w:r w:rsidRPr="00602554">
        <w:rPr>
          <w:b/>
          <w:i/>
          <w:szCs w:val="22"/>
        </w:rPr>
        <w:t xml:space="preserve">, </w:t>
      </w:r>
      <w:r w:rsidRPr="00602554">
        <w:rPr>
          <w:b/>
          <w:i/>
          <w:szCs w:val="22"/>
        </w:rPr>
        <w:t>markeredgecolor</w:t>
      </w:r>
      <w:r>
        <w:rPr>
          <w:b/>
          <w:i/>
          <w:szCs w:val="22"/>
        </w:rPr>
        <w:t xml:space="preserve"> e </w:t>
      </w:r>
      <w:r w:rsidRPr="00602554">
        <w:rPr>
          <w:b/>
          <w:i/>
          <w:szCs w:val="22"/>
        </w:rPr>
        <w:t>markerfacecolor</w:t>
      </w:r>
      <w:r w:rsidRPr="00602554">
        <w:rPr>
          <w:b/>
          <w:i/>
          <w:szCs w:val="22"/>
        </w:rPr>
        <w:t>.</w:t>
      </w:r>
    </w:p>
    <w:p w14:paraId="775AF681" w14:textId="4D8004B1" w:rsidR="00602554" w:rsidRPr="007162E6" w:rsidRDefault="00602554" w:rsidP="00602554">
      <w:pPr>
        <w:spacing w:line="360" w:lineRule="auto"/>
        <w:jc w:val="both"/>
        <w:rPr>
          <w:rFonts w:cs="Arial"/>
          <w:bCs/>
          <w:szCs w:val="22"/>
        </w:rPr>
      </w:pPr>
      <w:r w:rsidRPr="007162E6">
        <w:rPr>
          <w:rFonts w:cs="Arial"/>
          <w:bCs/>
          <w:szCs w:val="22"/>
        </w:rPr>
        <w:t xml:space="preserve">Estudos </w:t>
      </w:r>
      <w:r w:rsidR="007162E6" w:rsidRPr="007162E6">
        <w:rPr>
          <w:rFonts w:cs="Arial"/>
          <w:bCs/>
          <w:szCs w:val="22"/>
        </w:rPr>
        <w:t>demonstraram como descobrir a</w:t>
      </w:r>
      <w:r w:rsidRPr="007162E6">
        <w:rPr>
          <w:rFonts w:cs="Arial"/>
          <w:bCs/>
          <w:szCs w:val="22"/>
        </w:rPr>
        <w:t xml:space="preserve"> </w:t>
      </w:r>
      <w:r w:rsidRPr="007162E6">
        <w:rPr>
          <w:rFonts w:cs="Arial"/>
          <w:b/>
          <w:bCs/>
          <w:szCs w:val="22"/>
        </w:rPr>
        <w:t>Distância Euclidiana</w:t>
      </w:r>
      <w:r w:rsidR="007162E6" w:rsidRPr="007162E6">
        <w:rPr>
          <w:rFonts w:cs="Arial"/>
          <w:bCs/>
          <w:szCs w:val="22"/>
        </w:rPr>
        <w:t>,</w:t>
      </w:r>
      <w:r w:rsidRPr="007162E6">
        <w:rPr>
          <w:rFonts w:cs="Arial"/>
          <w:bCs/>
          <w:szCs w:val="22"/>
        </w:rPr>
        <w:t xml:space="preserve"> tanto em cálculos e </w:t>
      </w:r>
      <w:r w:rsidR="007162E6" w:rsidRPr="007162E6">
        <w:rPr>
          <w:rFonts w:cs="Arial"/>
          <w:bCs/>
          <w:szCs w:val="22"/>
        </w:rPr>
        <w:t xml:space="preserve">quanto em </w:t>
      </w:r>
      <w:r w:rsidRPr="007162E6">
        <w:rPr>
          <w:rFonts w:cs="Arial"/>
          <w:bCs/>
          <w:szCs w:val="22"/>
        </w:rPr>
        <w:t xml:space="preserve">demonstrações </w:t>
      </w:r>
      <w:r w:rsidR="007162E6" w:rsidRPr="007162E6">
        <w:rPr>
          <w:rFonts w:cs="Arial"/>
          <w:bCs/>
          <w:szCs w:val="22"/>
        </w:rPr>
        <w:t>com</w:t>
      </w:r>
      <w:r w:rsidRPr="007162E6">
        <w:rPr>
          <w:rFonts w:cs="Arial"/>
          <w:bCs/>
          <w:szCs w:val="22"/>
        </w:rPr>
        <w:t xml:space="preserve"> tabelas</w:t>
      </w:r>
      <w:r w:rsidR="007162E6" w:rsidRPr="007162E6">
        <w:rPr>
          <w:rFonts w:cs="Arial"/>
          <w:bCs/>
          <w:szCs w:val="22"/>
        </w:rPr>
        <w:t xml:space="preserve">, para então passar para a explicação de </w:t>
      </w:r>
      <w:r w:rsidR="007162E6" w:rsidRPr="007162E6">
        <w:rPr>
          <w:rFonts w:cs="Arial"/>
          <w:b/>
          <w:bCs/>
          <w:szCs w:val="22"/>
        </w:rPr>
        <w:t>vizinhos com K</w:t>
      </w:r>
      <w:r w:rsidR="007162E6">
        <w:rPr>
          <w:rFonts w:cs="Arial"/>
          <w:b/>
          <w:bCs/>
          <w:szCs w:val="22"/>
        </w:rPr>
        <w:t>-</w:t>
      </w:r>
      <w:r w:rsidR="007162E6" w:rsidRPr="007162E6">
        <w:rPr>
          <w:rFonts w:cs="Arial"/>
          <w:b/>
          <w:bCs/>
          <w:szCs w:val="22"/>
        </w:rPr>
        <w:t>NN</w:t>
      </w:r>
      <w:r w:rsidR="007162E6" w:rsidRPr="007162E6">
        <w:rPr>
          <w:rFonts w:cs="Arial"/>
          <w:bCs/>
          <w:szCs w:val="22"/>
        </w:rPr>
        <w:t xml:space="preserve">. Além do mais através do programa Weka foi passado como fazer um cluster. </w:t>
      </w:r>
    </w:p>
    <w:p w14:paraId="2564892A" w14:textId="1C800111" w:rsidR="007162E6" w:rsidRPr="007162E6" w:rsidRDefault="007162E6" w:rsidP="00602554">
      <w:pPr>
        <w:spacing w:line="360" w:lineRule="auto"/>
        <w:jc w:val="both"/>
        <w:rPr>
          <w:szCs w:val="22"/>
        </w:rPr>
      </w:pPr>
      <w:r w:rsidRPr="007162E6">
        <w:rPr>
          <w:szCs w:val="22"/>
        </w:rPr>
        <w:t>Finalme</w:t>
      </w:r>
      <w:r w:rsidR="00AD69D9">
        <w:rPr>
          <w:szCs w:val="22"/>
        </w:rPr>
        <w:t>nt</w:t>
      </w:r>
      <w:r w:rsidRPr="007162E6">
        <w:rPr>
          <w:szCs w:val="22"/>
        </w:rPr>
        <w:t xml:space="preserve">e e fechando o conteúdo, explanou-se o modus operandi do funcionamento da </w:t>
      </w:r>
      <w:r w:rsidRPr="007162E6">
        <w:rPr>
          <w:b/>
          <w:szCs w:val="22"/>
        </w:rPr>
        <w:t>matriz de confusão</w:t>
      </w:r>
      <w:r w:rsidRPr="007162E6">
        <w:rPr>
          <w:szCs w:val="22"/>
        </w:rPr>
        <w:t xml:space="preserve">, bem como a demonstração de fórmulas para descobrir a </w:t>
      </w:r>
      <w:r w:rsidRPr="007162E6">
        <w:rPr>
          <w:b/>
          <w:szCs w:val="22"/>
        </w:rPr>
        <w:t>sensibilidade e a especificidade</w:t>
      </w:r>
      <w:r w:rsidRPr="007162E6">
        <w:rPr>
          <w:szCs w:val="22"/>
        </w:rPr>
        <w:t xml:space="preserve">.  </w:t>
      </w:r>
    </w:p>
    <w:p w14:paraId="3402852D" w14:textId="4324F3B1" w:rsidR="00602554" w:rsidRPr="00602554" w:rsidRDefault="00602554" w:rsidP="00602554">
      <w:pPr>
        <w:spacing w:line="360" w:lineRule="auto"/>
        <w:jc w:val="both"/>
        <w:rPr>
          <w:i/>
          <w:szCs w:val="22"/>
        </w:rPr>
      </w:pPr>
    </w:p>
    <w:p w14:paraId="32161B42" w14:textId="77777777" w:rsidR="000F4E24" w:rsidRPr="00A45FBD" w:rsidRDefault="000F4E24" w:rsidP="00A45FBD">
      <w:pPr>
        <w:pStyle w:val="Heading1"/>
        <w:numPr>
          <w:ilvl w:val="0"/>
          <w:numId w:val="0"/>
        </w:numPr>
        <w:spacing w:before="0"/>
        <w:rPr>
          <w:rFonts w:cs="Arial"/>
          <w:szCs w:val="22"/>
        </w:rPr>
      </w:pPr>
      <w:bookmarkStart w:id="98" w:name="_Toc497313302"/>
      <w:bookmarkStart w:id="99" w:name="_Toc536211349"/>
      <w:r w:rsidRPr="00A45FBD">
        <w:rPr>
          <w:rFonts w:cs="Arial"/>
          <w:szCs w:val="22"/>
        </w:rPr>
        <w:t>Palavras-chave</w:t>
      </w:r>
      <w:bookmarkEnd w:id="98"/>
      <w:bookmarkEnd w:id="99"/>
    </w:p>
    <w:p w14:paraId="37CDA747" w14:textId="678169BE" w:rsidR="000A785D" w:rsidRPr="007A7F01" w:rsidRDefault="00653AE0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>
        <w:rPr>
          <w:rFonts w:cs="Arial"/>
          <w:i/>
          <w:szCs w:val="22"/>
        </w:rPr>
        <w:t>Regressão Linear</w:t>
      </w:r>
    </w:p>
    <w:p w14:paraId="7B2CE756" w14:textId="66DB7BF9" w:rsidR="0096341E" w:rsidRPr="007A7F01" w:rsidRDefault="00653AE0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>
        <w:rPr>
          <w:rFonts w:cs="Arial"/>
          <w:szCs w:val="22"/>
        </w:rPr>
        <w:t>Regressão Logística</w:t>
      </w:r>
    </w:p>
    <w:p w14:paraId="2B7A91FC" w14:textId="078174CC" w:rsidR="000A785D" w:rsidRPr="007A7F01" w:rsidRDefault="00653AE0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>
        <w:rPr>
          <w:rFonts w:cs="Arial"/>
          <w:i/>
          <w:szCs w:val="22"/>
        </w:rPr>
        <w:t>PAST</w:t>
      </w:r>
    </w:p>
    <w:p w14:paraId="183F36D5" w14:textId="678B7771" w:rsidR="000A785D" w:rsidRPr="007A7F01" w:rsidRDefault="00653AE0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>
        <w:rPr>
          <w:rFonts w:cs="Arial"/>
          <w:szCs w:val="22"/>
        </w:rPr>
        <w:t>SPSS</w:t>
      </w:r>
    </w:p>
    <w:p w14:paraId="1A841625" w14:textId="7D72DB55" w:rsidR="000A785D" w:rsidRPr="007A7F01" w:rsidRDefault="00653AE0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>
        <w:rPr>
          <w:rFonts w:cs="Arial"/>
          <w:szCs w:val="22"/>
        </w:rPr>
        <w:t>Sobreajuste</w:t>
      </w:r>
    </w:p>
    <w:p w14:paraId="5852429C" w14:textId="06DDE4FC" w:rsidR="000A785D" w:rsidRPr="007A7F01" w:rsidRDefault="00653AE0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>
        <w:rPr>
          <w:rFonts w:cs="Arial"/>
          <w:szCs w:val="22"/>
        </w:rPr>
        <w:t>Generalização</w:t>
      </w:r>
    </w:p>
    <w:p w14:paraId="66D24B36" w14:textId="10C160D8" w:rsidR="000A785D" w:rsidRPr="007A7F01" w:rsidRDefault="00653AE0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>
        <w:rPr>
          <w:rFonts w:cs="Arial"/>
          <w:szCs w:val="22"/>
        </w:rPr>
        <w:t>Python</w:t>
      </w:r>
    </w:p>
    <w:p w14:paraId="5FE855EE" w14:textId="4C526D79" w:rsidR="007A7F01" w:rsidRPr="007A7F01" w:rsidRDefault="00653AE0" w:rsidP="007A7F01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>
        <w:rPr>
          <w:rFonts w:cs="Arial"/>
          <w:szCs w:val="22"/>
        </w:rPr>
        <w:t>Matplotlib</w:t>
      </w:r>
    </w:p>
    <w:p w14:paraId="03B8D39B" w14:textId="3C58C490" w:rsidR="000A785D" w:rsidRPr="007A7F01" w:rsidRDefault="00846EDF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>
        <w:rPr>
          <w:rFonts w:cs="Arial"/>
          <w:szCs w:val="22"/>
        </w:rPr>
        <w:t>K-NN</w:t>
      </w:r>
    </w:p>
    <w:p w14:paraId="1750CB75" w14:textId="062121DF" w:rsidR="000A785D" w:rsidRPr="007A7F01" w:rsidRDefault="0096341E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653AE0">
        <w:rPr>
          <w:rFonts w:cs="Arial"/>
          <w:szCs w:val="22"/>
        </w:rPr>
        <w:t>Classificação</w:t>
      </w:r>
    </w:p>
    <w:p w14:paraId="1199F6F0" w14:textId="65F54C4B" w:rsidR="000A785D" w:rsidRPr="007A7F01" w:rsidRDefault="000A785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653AE0">
        <w:rPr>
          <w:rFonts w:cs="Arial"/>
          <w:szCs w:val="22"/>
        </w:rPr>
        <w:t>Agrupamento</w:t>
      </w:r>
    </w:p>
    <w:p w14:paraId="5AA307D6" w14:textId="2028EF94" w:rsidR="000A785D" w:rsidRPr="007A7F01" w:rsidRDefault="000A785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653AE0">
        <w:rPr>
          <w:rFonts w:cs="Arial"/>
          <w:szCs w:val="22"/>
        </w:rPr>
        <w:t>Matriz de Confusão</w:t>
      </w:r>
    </w:p>
    <w:p w14:paraId="3B7094DA" w14:textId="74EB8EF9" w:rsidR="000A785D" w:rsidRPr="007A7F01" w:rsidRDefault="000A785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653AE0">
        <w:rPr>
          <w:rFonts w:cs="Arial"/>
          <w:szCs w:val="22"/>
        </w:rPr>
        <w:t>Distância Euclidiana</w:t>
      </w:r>
    </w:p>
    <w:p w14:paraId="690B4F8D" w14:textId="09975727" w:rsidR="000A785D" w:rsidRPr="007A7F01" w:rsidRDefault="000A785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653AE0">
        <w:rPr>
          <w:rFonts w:cs="Arial"/>
          <w:szCs w:val="22"/>
        </w:rPr>
        <w:t>Weka</w:t>
      </w:r>
    </w:p>
    <w:p w14:paraId="71F7C4B0" w14:textId="3D2445F7" w:rsidR="000A785D" w:rsidRPr="007A7F01" w:rsidRDefault="000A785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lastRenderedPageBreak/>
        <w:t xml:space="preserve"> </w:t>
      </w:r>
      <w:r w:rsidR="00653AE0">
        <w:rPr>
          <w:rFonts w:cs="Arial"/>
          <w:szCs w:val="22"/>
        </w:rPr>
        <w:t>Negócios</w:t>
      </w:r>
    </w:p>
    <w:p w14:paraId="4941866D" w14:textId="2E98CDA9" w:rsidR="000A785D" w:rsidRPr="007A7F01" w:rsidRDefault="000A785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653AE0">
        <w:rPr>
          <w:rFonts w:cs="Arial"/>
          <w:szCs w:val="22"/>
        </w:rPr>
        <w:t>Dados</w:t>
      </w:r>
    </w:p>
    <w:p w14:paraId="71CEF26A" w14:textId="528505AB" w:rsidR="000A785D" w:rsidRPr="007A7F01" w:rsidRDefault="000A785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D87CCD" w:rsidRPr="007A7F01">
        <w:rPr>
          <w:rFonts w:cs="Arial"/>
          <w:szCs w:val="22"/>
        </w:rPr>
        <w:t>C</w:t>
      </w:r>
      <w:r w:rsidR="00AD7414" w:rsidRPr="007A7F01">
        <w:rPr>
          <w:rFonts w:cs="Arial"/>
          <w:szCs w:val="22"/>
        </w:rPr>
        <w:t>luster</w:t>
      </w:r>
    </w:p>
    <w:p w14:paraId="2B36BF26" w14:textId="28A9F818" w:rsidR="000A785D" w:rsidRPr="007A7F01" w:rsidRDefault="000A785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653AE0">
        <w:rPr>
          <w:rFonts w:cs="Arial"/>
          <w:szCs w:val="22"/>
        </w:rPr>
        <w:t>Preditivo</w:t>
      </w:r>
    </w:p>
    <w:p w14:paraId="49786057" w14:textId="3CA07AA9" w:rsidR="00AD7414" w:rsidRPr="007A7F01" w:rsidRDefault="00D87CC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653AE0">
        <w:rPr>
          <w:rFonts w:cs="Arial"/>
          <w:szCs w:val="22"/>
        </w:rPr>
        <w:t>Treino</w:t>
      </w:r>
    </w:p>
    <w:p w14:paraId="01ADB0A1" w14:textId="766E9388" w:rsidR="00AD7414" w:rsidRPr="007A7F01" w:rsidRDefault="00D87CCD" w:rsidP="00A45FBD">
      <w:pPr>
        <w:pStyle w:val="ListParagraph"/>
        <w:numPr>
          <w:ilvl w:val="3"/>
          <w:numId w:val="3"/>
        </w:numPr>
        <w:ind w:left="284" w:hanging="284"/>
        <w:contextualSpacing w:val="0"/>
        <w:rPr>
          <w:rFonts w:cs="Arial"/>
          <w:szCs w:val="22"/>
        </w:rPr>
      </w:pPr>
      <w:r w:rsidRPr="007A7F01">
        <w:rPr>
          <w:rFonts w:cs="Arial"/>
          <w:szCs w:val="22"/>
        </w:rPr>
        <w:t xml:space="preserve"> </w:t>
      </w:r>
      <w:r w:rsidR="00653AE0">
        <w:rPr>
          <w:rFonts w:cs="Arial"/>
          <w:szCs w:val="22"/>
        </w:rPr>
        <w:t>Teste</w:t>
      </w:r>
    </w:p>
    <w:p w14:paraId="6DCC36BB" w14:textId="77777777" w:rsidR="00D87CCD" w:rsidRPr="00A45FBD" w:rsidRDefault="00D87CCD">
      <w:pPr>
        <w:pPrChange w:id="100" w:author="Luiza email pessoal" w:date="2018-12-13T09:13:00Z">
          <w:pPr>
            <w:pStyle w:val="Heading1"/>
            <w:numPr>
              <w:numId w:val="0"/>
            </w:numPr>
            <w:spacing w:before="0"/>
            <w:ind w:left="0" w:firstLine="0"/>
          </w:pPr>
        </w:pPrChange>
      </w:pPr>
      <w:bookmarkStart w:id="101" w:name="_Toc497313303"/>
    </w:p>
    <w:p w14:paraId="47C78A63" w14:textId="0B9BABCB" w:rsidR="00464538" w:rsidRDefault="00377806" w:rsidP="00A45FBD">
      <w:pPr>
        <w:pStyle w:val="Heading1"/>
        <w:numPr>
          <w:ilvl w:val="0"/>
          <w:numId w:val="0"/>
        </w:numPr>
        <w:spacing w:before="0"/>
        <w:rPr>
          <w:rFonts w:cs="Arial"/>
          <w:szCs w:val="22"/>
        </w:rPr>
      </w:pPr>
      <w:bookmarkStart w:id="102" w:name="_Toc536211350"/>
      <w:commentRangeStart w:id="103"/>
      <w:r w:rsidRPr="00A45FBD">
        <w:rPr>
          <w:rFonts w:cs="Arial"/>
          <w:szCs w:val="22"/>
        </w:rPr>
        <w:t>Referência</w:t>
      </w:r>
      <w:r w:rsidR="003D60AD" w:rsidRPr="00A45FBD">
        <w:rPr>
          <w:rFonts w:cs="Arial"/>
          <w:szCs w:val="22"/>
        </w:rPr>
        <w:t>s</w:t>
      </w:r>
      <w:r w:rsidRPr="00A45FBD">
        <w:rPr>
          <w:rFonts w:cs="Arial"/>
          <w:szCs w:val="22"/>
        </w:rPr>
        <w:t xml:space="preserve"> bibliográfica</w:t>
      </w:r>
      <w:bookmarkEnd w:id="97"/>
      <w:r w:rsidR="003D60AD" w:rsidRPr="00A45FBD">
        <w:rPr>
          <w:rFonts w:cs="Arial"/>
          <w:szCs w:val="22"/>
        </w:rPr>
        <w:t>s</w:t>
      </w:r>
      <w:bookmarkEnd w:id="101"/>
      <w:commentRangeEnd w:id="103"/>
      <w:r w:rsidR="00D87CCD" w:rsidRPr="00A45FBD">
        <w:rPr>
          <w:rStyle w:val="CommentReference"/>
          <w:rFonts w:eastAsia="Times New Roman" w:cs="Arial"/>
          <w:b w:val="0"/>
          <w:bCs w:val="0"/>
        </w:rPr>
        <w:commentReference w:id="103"/>
      </w:r>
      <w:bookmarkEnd w:id="102"/>
    </w:p>
    <w:p w14:paraId="68D3F368" w14:textId="77777777" w:rsidR="003459CC" w:rsidRPr="00C13ED5" w:rsidDel="00F52DBD" w:rsidRDefault="003459CC" w:rsidP="00C13ED5">
      <w:pPr>
        <w:spacing w:line="360" w:lineRule="auto"/>
        <w:rPr>
          <w:del w:id="104" w:author="Luiza email pessoal" w:date="2018-12-12T09:39:00Z"/>
          <w:rFonts w:cs="Arial"/>
          <w:szCs w:val="22"/>
        </w:rPr>
      </w:pPr>
      <w:del w:id="105" w:author="Luiza email pessoal" w:date="2018-12-12T09:39:00Z">
        <w:r w:rsidRPr="00C13ED5" w:rsidDel="00F52DBD">
          <w:rPr>
            <w:rFonts w:cs="Arial"/>
            <w:szCs w:val="22"/>
          </w:rPr>
          <w:delText>POOLE, D.; MACKWORTH, A.; GOEBEL, R. Computational Intelligence: A Logical Approach. Oxford: Oxford University. 1988.</w:delText>
        </w:r>
      </w:del>
    </w:p>
    <w:p w14:paraId="6F0E9D01" w14:textId="0C19FD66" w:rsidR="006A6523" w:rsidRDefault="006A6523" w:rsidP="00C13ED5">
      <w:pPr>
        <w:pStyle w:val="Heading3"/>
        <w:numPr>
          <w:ilvl w:val="0"/>
          <w:numId w:val="0"/>
        </w:numPr>
        <w:spacing w:before="0"/>
        <w:ind w:left="709"/>
        <w:rPr>
          <w:rFonts w:cs="Arial"/>
          <w:bCs w:val="0"/>
          <w:color w:val="0070C0"/>
          <w:szCs w:val="22"/>
        </w:rPr>
      </w:pPr>
    </w:p>
    <w:p w14:paraId="1100CBC5" w14:textId="50D13792" w:rsidR="005C5B72" w:rsidRDefault="005C5B72" w:rsidP="005C5B72">
      <w:pPr>
        <w:rPr>
          <w:rFonts w:cs="Arial"/>
          <w:szCs w:val="22"/>
        </w:rPr>
      </w:pPr>
      <w:r w:rsidRPr="00C13ED5">
        <w:rPr>
          <w:rFonts w:cs="Arial"/>
          <w:szCs w:val="22"/>
        </w:rPr>
        <w:t>VASCONSCELOS, Ligia M. e CARVALHO, Luiz C. A</w:t>
      </w:r>
      <w:r w:rsidRPr="00506D24">
        <w:rPr>
          <w:rFonts w:cs="Arial"/>
          <w:b/>
          <w:szCs w:val="22"/>
        </w:rPr>
        <w:t>plicação de Regras para Mineração de Dados na Web.</w:t>
      </w:r>
      <w:r w:rsidRPr="00C13ED5">
        <w:rPr>
          <w:rFonts w:cs="Arial"/>
          <w:szCs w:val="22"/>
        </w:rPr>
        <w:t xml:space="preserve"> Goias. Universidade Federal De Goias: 2004. Disponível em: </w:t>
      </w:r>
      <w:r w:rsidRPr="00B518D9">
        <w:rPr>
          <w:rFonts w:cs="Arial"/>
          <w:szCs w:val="22"/>
        </w:rPr>
        <w:t>http://www.inf.ufg.br/sites/default/files/uploads/relatorios-tecnicos/RT-INF_004-04.pdf</w:t>
      </w:r>
      <w:r w:rsidRPr="00C13ED5">
        <w:rPr>
          <w:rFonts w:cs="Arial"/>
          <w:szCs w:val="22"/>
        </w:rPr>
        <w:t>. Acesso em: 16/01/2004.</w:t>
      </w:r>
    </w:p>
    <w:p w14:paraId="054DBBCD" w14:textId="122A6032" w:rsidR="00506D24" w:rsidRDefault="00506D24" w:rsidP="005C5B72">
      <w:pPr>
        <w:rPr>
          <w:rFonts w:cs="Arial"/>
          <w:szCs w:val="22"/>
        </w:rPr>
      </w:pPr>
    </w:p>
    <w:p w14:paraId="4BB9D78C" w14:textId="1BC2C660" w:rsidR="00506D24" w:rsidRDefault="00506D24" w:rsidP="005C5B72">
      <w:pPr>
        <w:rPr>
          <w:rFonts w:cs="Arial"/>
          <w:szCs w:val="22"/>
        </w:rPr>
      </w:pPr>
      <w:r w:rsidRPr="00C13ED5">
        <w:rPr>
          <w:rFonts w:cs="Arial"/>
          <w:szCs w:val="22"/>
        </w:rPr>
        <w:t xml:space="preserve">VASCONSCELOS, </w:t>
      </w:r>
      <w:r>
        <w:rPr>
          <w:rFonts w:cs="Arial"/>
          <w:szCs w:val="22"/>
        </w:rPr>
        <w:t>Paulo.</w:t>
      </w:r>
      <w:r w:rsidRPr="00C13ED5">
        <w:rPr>
          <w:rFonts w:cs="Arial"/>
          <w:szCs w:val="22"/>
        </w:rPr>
        <w:t xml:space="preserve"> </w:t>
      </w:r>
      <w:r>
        <w:t xml:space="preserve">Como saber se seu modelo de </w:t>
      </w:r>
      <w:r w:rsidR="00E131E4" w:rsidRPr="00E131E4">
        <w:rPr>
          <w:i/>
        </w:rPr>
        <w:t>Machine learn</w:t>
      </w:r>
      <w:r>
        <w:t xml:space="preserve">ing está funcionando mesmo. 2018. Dísponívem em: </w:t>
      </w:r>
      <w:hyperlink r:id="rId43" w:history="1">
        <w:r w:rsidRPr="00D33CF9">
          <w:rPr>
            <w:rStyle w:val="Hyperlink"/>
            <w:rFonts w:cs="Arial"/>
            <w:szCs w:val="22"/>
          </w:rPr>
          <w:t>https://paulovasconcellos.com.br/como-saber-se-seu-modelo-de-machine-learning-est%C3%A1-funcionando-mesmo-a5892f6468b</w:t>
        </w:r>
      </w:hyperlink>
      <w:r>
        <w:rPr>
          <w:rFonts w:cs="Arial"/>
          <w:szCs w:val="22"/>
        </w:rPr>
        <w:t>. Acesso em: 24/01/2019.</w:t>
      </w:r>
    </w:p>
    <w:p w14:paraId="1C6DC6EF" w14:textId="77777777" w:rsidR="00506D24" w:rsidRDefault="00506D24" w:rsidP="005C5B72">
      <w:pPr>
        <w:rPr>
          <w:rFonts w:cs="Arial"/>
          <w:szCs w:val="22"/>
        </w:rPr>
      </w:pPr>
    </w:p>
    <w:p w14:paraId="52296C64" w14:textId="47AB511D" w:rsidR="009C2ED6" w:rsidRPr="00E131E4" w:rsidRDefault="009C2ED6" w:rsidP="009C2ED6">
      <w:pPr>
        <w:rPr>
          <w:rFonts w:cs="Arial"/>
          <w:szCs w:val="22"/>
        </w:rPr>
      </w:pPr>
      <w:r w:rsidRPr="00C13ED5">
        <w:rPr>
          <w:rFonts w:cs="Arial"/>
          <w:szCs w:val="22"/>
        </w:rPr>
        <w:t>FOSTER</w:t>
      </w:r>
      <w:r w:rsidRPr="0053251B">
        <w:rPr>
          <w:rFonts w:cs="Arial"/>
          <w:szCs w:val="22"/>
        </w:rPr>
        <w:t>,</w:t>
      </w:r>
      <w:r w:rsidRPr="00C13ED5">
        <w:rPr>
          <w:rFonts w:cs="Arial"/>
          <w:szCs w:val="22"/>
        </w:rPr>
        <w:t xml:space="preserve"> Provost e FAWCETT, </w:t>
      </w:r>
      <w:r w:rsidR="00E131E4" w:rsidRPr="00E131E4">
        <w:rPr>
          <w:rFonts w:cs="Arial"/>
          <w:b/>
          <w:i/>
          <w:szCs w:val="22"/>
        </w:rPr>
        <w:t>Data Science</w:t>
      </w:r>
      <w:r w:rsidRPr="00C13ED5">
        <w:rPr>
          <w:rFonts w:cs="Arial"/>
          <w:b/>
          <w:szCs w:val="22"/>
        </w:rPr>
        <w:t xml:space="preserve"> para negócios</w:t>
      </w:r>
      <w:r w:rsidRPr="0099581E">
        <w:rPr>
          <w:rFonts w:cs="Arial"/>
          <w:szCs w:val="22"/>
        </w:rPr>
        <w:t>: O que você precisa saber sobre mineração de dados e pensamento analítítico de dados</w:t>
      </w:r>
      <w:r w:rsidRPr="0053251B">
        <w:rPr>
          <w:rFonts w:cs="Arial"/>
          <w:szCs w:val="22"/>
        </w:rPr>
        <w:t xml:space="preserve">? </w:t>
      </w:r>
      <w:r w:rsidRPr="00E131E4">
        <w:rPr>
          <w:rFonts w:cs="Arial"/>
          <w:szCs w:val="22"/>
        </w:rPr>
        <w:t>Rio de Janeiro: Altabooks, 2016.</w:t>
      </w:r>
    </w:p>
    <w:p w14:paraId="5C1AF39E" w14:textId="77777777" w:rsidR="005C5B72" w:rsidRPr="005C5B72" w:rsidRDefault="005C5B72" w:rsidP="005C5B72"/>
    <w:sectPr w:rsidR="005C5B72" w:rsidRPr="005C5B72" w:rsidSect="001F1449">
      <w:footerReference w:type="default" r:id="rId44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2" w:author="Luiza email pessoal" w:date="2019-01-25T10:19:00Z" w:initials="Lep">
    <w:p w14:paraId="6939A694" w14:textId="4FD74BE4" w:rsidR="00100899" w:rsidRDefault="00100899">
      <w:pPr>
        <w:pStyle w:val="CommentText"/>
      </w:pPr>
      <w:r>
        <w:rPr>
          <w:rStyle w:val="CommentReference"/>
        </w:rPr>
        <w:annotationRef/>
      </w:r>
      <w:r>
        <w:t>Figura enviada como anexo, chamada baixar weka</w:t>
      </w:r>
    </w:p>
  </w:comment>
  <w:comment w:id="103" w:author="DP Content" w:date="2018-12-10T14:25:00Z" w:initials="U">
    <w:p w14:paraId="37CC5DD4" w14:textId="442CC70B" w:rsidR="00100899" w:rsidRDefault="00100899">
      <w:pPr>
        <w:pStyle w:val="CommentText"/>
      </w:pPr>
      <w:r>
        <w:rPr>
          <w:rStyle w:val="CommentReference"/>
        </w:rPr>
        <w:annotationRef/>
      </w:r>
      <w:r>
        <w:t>Todas as referências que tiverem link você precisa colocar “disponível em” e “acesso em”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939A694" w15:done="0"/>
  <w15:commentEx w15:paraId="37CC5DD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7CC5DD4" w16cid:durableId="1FBA056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F01043" w14:textId="77777777" w:rsidR="003D3F6F" w:rsidRDefault="003D3F6F" w:rsidP="00317339">
      <w:r>
        <w:separator/>
      </w:r>
    </w:p>
  </w:endnote>
  <w:endnote w:type="continuationSeparator" w:id="0">
    <w:p w14:paraId="704C9196" w14:textId="77777777" w:rsidR="003D3F6F" w:rsidRDefault="003D3F6F" w:rsidP="00317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ヒラギノ角ゴ Pro W3"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Myriad Pro Light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WWZMOQ+Swiss721BT-RomanCondense">
    <w:altName w:val="WWZMOQ+Swiss721BT-RomanCondens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E73F77" w14:textId="77777777" w:rsidR="00100899" w:rsidRPr="00113AD2" w:rsidRDefault="00100899" w:rsidP="00113AD2">
    <w:pPr>
      <w:pStyle w:val="Footer"/>
      <w:jc w:val="center"/>
      <w:rPr>
        <w:rFonts w:cs="Calibri"/>
        <w:sz w:val="20"/>
        <w:szCs w:val="20"/>
      </w:rPr>
    </w:pPr>
    <w:r>
      <w:rPr>
        <w:rFonts w:ascii="Calibri" w:hAnsi="Calibri" w:cs="Calibri"/>
        <w:sz w:val="20"/>
        <w:szCs w:val="20"/>
      </w:rPr>
      <w:t>Positivo Online | Universidade Positivo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3E84D" w14:textId="77777777" w:rsidR="00100899" w:rsidRPr="00107BA8" w:rsidRDefault="00100899" w:rsidP="00107BA8">
    <w:pPr>
      <w:pStyle w:val="Footer"/>
      <w:jc w:val="center"/>
      <w:rPr>
        <w:rFonts w:cs="Arial"/>
        <w:b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C12E2" w14:textId="373D7975" w:rsidR="00100899" w:rsidRPr="00107BA8" w:rsidRDefault="00100899" w:rsidP="00107BA8">
    <w:pPr>
      <w:pStyle w:val="Footer"/>
      <w:jc w:val="center"/>
      <w:rPr>
        <w:rFonts w:cs="Arial"/>
        <w:b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5B32B8" w14:textId="77777777" w:rsidR="003D3F6F" w:rsidRDefault="003D3F6F" w:rsidP="00317339">
      <w:r>
        <w:separator/>
      </w:r>
    </w:p>
  </w:footnote>
  <w:footnote w:type="continuationSeparator" w:id="0">
    <w:p w14:paraId="47E697C9" w14:textId="77777777" w:rsidR="003D3F6F" w:rsidRDefault="003D3F6F" w:rsidP="003173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D89B12" w14:textId="77777777" w:rsidR="00100899" w:rsidRDefault="00100899" w:rsidP="008310A6">
    <w:pPr>
      <w:pStyle w:val="Header"/>
      <w:tabs>
        <w:tab w:val="clear" w:pos="4252"/>
        <w:tab w:val="clear" w:pos="8504"/>
        <w:tab w:val="left" w:pos="197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A4E11"/>
    <w:multiLevelType w:val="hybridMultilevel"/>
    <w:tmpl w:val="2B34D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613B6"/>
    <w:multiLevelType w:val="hybridMultilevel"/>
    <w:tmpl w:val="D14E4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7A1C80"/>
    <w:multiLevelType w:val="hybridMultilevel"/>
    <w:tmpl w:val="FFDC2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213F34"/>
    <w:multiLevelType w:val="hybridMultilevel"/>
    <w:tmpl w:val="7B944E24"/>
    <w:lvl w:ilvl="0" w:tplc="04160001">
      <w:start w:val="1"/>
      <w:numFmt w:val="bullet"/>
      <w:lvlText w:val=""/>
      <w:lvlJc w:val="left"/>
      <w:pPr>
        <w:ind w:left="143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4" w15:restartNumberingAfterBreak="0">
    <w:nsid w:val="415D57A1"/>
    <w:multiLevelType w:val="hybridMultilevel"/>
    <w:tmpl w:val="189434A6"/>
    <w:lvl w:ilvl="0" w:tplc="4A0C2872">
      <w:start w:val="1"/>
      <w:numFmt w:val="decimal"/>
      <w:pStyle w:val="Heading3"/>
      <w:lvlText w:val="%1.1.1"/>
      <w:lvlJc w:val="left"/>
      <w:pPr>
        <w:ind w:left="10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C0CC2"/>
    <w:multiLevelType w:val="multilevel"/>
    <w:tmpl w:val="0DB40702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81" w:hanging="1800"/>
      </w:pPr>
      <w:rPr>
        <w:rFonts w:hint="default"/>
      </w:rPr>
    </w:lvl>
  </w:abstractNum>
  <w:abstractNum w:abstractNumId="6" w15:restartNumberingAfterBreak="0">
    <w:nsid w:val="4CE6636D"/>
    <w:multiLevelType w:val="hybridMultilevel"/>
    <w:tmpl w:val="4B4035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44CB9"/>
    <w:multiLevelType w:val="hybridMultilevel"/>
    <w:tmpl w:val="E342D5F2"/>
    <w:lvl w:ilvl="0" w:tplc="DDD4A748">
      <w:start w:val="1"/>
      <w:numFmt w:val="decimal"/>
      <w:pStyle w:val="Heading2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786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7505B"/>
    <w:multiLevelType w:val="multilevel"/>
    <w:tmpl w:val="DDC2DA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9" w15:restartNumberingAfterBreak="0">
    <w:nsid w:val="5FDA672A"/>
    <w:multiLevelType w:val="multilevel"/>
    <w:tmpl w:val="EB62B6A6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3DA3693"/>
    <w:multiLevelType w:val="hybridMultilevel"/>
    <w:tmpl w:val="DFB0F5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F420C9"/>
    <w:multiLevelType w:val="multilevel"/>
    <w:tmpl w:val="CF06B9D4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81" w:hanging="1800"/>
      </w:pPr>
      <w:rPr>
        <w:rFonts w:hint="default"/>
      </w:rPr>
    </w:lvl>
  </w:abstractNum>
  <w:abstractNum w:abstractNumId="12" w15:restartNumberingAfterBreak="0">
    <w:nsid w:val="75FF167F"/>
    <w:multiLevelType w:val="hybridMultilevel"/>
    <w:tmpl w:val="52585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7"/>
  </w:num>
  <w:num w:numId="5">
    <w:abstractNumId w:val="12"/>
  </w:num>
  <w:num w:numId="6">
    <w:abstractNumId w:val="3"/>
  </w:num>
  <w:num w:numId="7">
    <w:abstractNumId w:val="5"/>
  </w:num>
  <w:num w:numId="8">
    <w:abstractNumId w:val="1"/>
  </w:num>
  <w:num w:numId="9">
    <w:abstractNumId w:val="6"/>
  </w:num>
  <w:num w:numId="10">
    <w:abstractNumId w:val="8"/>
  </w:num>
  <w:num w:numId="11">
    <w:abstractNumId w:val="2"/>
  </w:num>
  <w:num w:numId="12">
    <w:abstractNumId w:val="10"/>
  </w:num>
  <w:num w:numId="13">
    <w:abstractNumId w:val="11"/>
  </w:num>
  <w:num w:numId="14">
    <w:abstractNumId w:val="0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iza email pessoal">
    <w15:presenceInfo w15:providerId="Windows Live" w15:userId="5125dd636065b6f5"/>
  </w15:person>
  <w15:person w15:author="DP Content">
    <w15:presenceInfo w15:providerId="None" w15:userId="DP Conten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grammar="clean"/>
  <w:documentProtection w:edit="forms" w:formatting="1" w:enforcement="0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35AA"/>
    <w:rsid w:val="000025CD"/>
    <w:rsid w:val="0000743E"/>
    <w:rsid w:val="00007BDD"/>
    <w:rsid w:val="00011CA7"/>
    <w:rsid w:val="00016050"/>
    <w:rsid w:val="000232F9"/>
    <w:rsid w:val="00027528"/>
    <w:rsid w:val="00031528"/>
    <w:rsid w:val="00031918"/>
    <w:rsid w:val="00031E8A"/>
    <w:rsid w:val="00033CE0"/>
    <w:rsid w:val="00035F98"/>
    <w:rsid w:val="00036353"/>
    <w:rsid w:val="00036684"/>
    <w:rsid w:val="00036C83"/>
    <w:rsid w:val="00043CB4"/>
    <w:rsid w:val="0004449B"/>
    <w:rsid w:val="00046182"/>
    <w:rsid w:val="00047ABA"/>
    <w:rsid w:val="00054C1C"/>
    <w:rsid w:val="00061554"/>
    <w:rsid w:val="000635AA"/>
    <w:rsid w:val="00064D3A"/>
    <w:rsid w:val="00065AE6"/>
    <w:rsid w:val="0006683B"/>
    <w:rsid w:val="00070539"/>
    <w:rsid w:val="0007224A"/>
    <w:rsid w:val="00072312"/>
    <w:rsid w:val="00084E83"/>
    <w:rsid w:val="000918D6"/>
    <w:rsid w:val="00093E0D"/>
    <w:rsid w:val="00094E61"/>
    <w:rsid w:val="000A0737"/>
    <w:rsid w:val="000A258F"/>
    <w:rsid w:val="000A44D6"/>
    <w:rsid w:val="000A6B0D"/>
    <w:rsid w:val="000A785D"/>
    <w:rsid w:val="000B53EE"/>
    <w:rsid w:val="000C12E0"/>
    <w:rsid w:val="000C2483"/>
    <w:rsid w:val="000C548C"/>
    <w:rsid w:val="000D05B7"/>
    <w:rsid w:val="000D39C2"/>
    <w:rsid w:val="000D5093"/>
    <w:rsid w:val="000D51AA"/>
    <w:rsid w:val="000E1792"/>
    <w:rsid w:val="000E2CAD"/>
    <w:rsid w:val="000E666D"/>
    <w:rsid w:val="000E667B"/>
    <w:rsid w:val="000E6BC2"/>
    <w:rsid w:val="000F1764"/>
    <w:rsid w:val="000F455E"/>
    <w:rsid w:val="000F4E24"/>
    <w:rsid w:val="000F5127"/>
    <w:rsid w:val="000F5495"/>
    <w:rsid w:val="00100899"/>
    <w:rsid w:val="00102FF1"/>
    <w:rsid w:val="00104866"/>
    <w:rsid w:val="00107BA8"/>
    <w:rsid w:val="00113AD2"/>
    <w:rsid w:val="001238C7"/>
    <w:rsid w:val="00125590"/>
    <w:rsid w:val="00133E30"/>
    <w:rsid w:val="0013738A"/>
    <w:rsid w:val="00142BCC"/>
    <w:rsid w:val="00150093"/>
    <w:rsid w:val="001509A8"/>
    <w:rsid w:val="00153CF9"/>
    <w:rsid w:val="00153FAD"/>
    <w:rsid w:val="001554D5"/>
    <w:rsid w:val="00155593"/>
    <w:rsid w:val="00156FF1"/>
    <w:rsid w:val="00157EF1"/>
    <w:rsid w:val="00160751"/>
    <w:rsid w:val="00163273"/>
    <w:rsid w:val="00166F06"/>
    <w:rsid w:val="0017029C"/>
    <w:rsid w:val="0017526B"/>
    <w:rsid w:val="00180736"/>
    <w:rsid w:val="001816B8"/>
    <w:rsid w:val="00181E72"/>
    <w:rsid w:val="001829B5"/>
    <w:rsid w:val="00182A29"/>
    <w:rsid w:val="00183BF9"/>
    <w:rsid w:val="00184D67"/>
    <w:rsid w:val="0019001E"/>
    <w:rsid w:val="00190FFC"/>
    <w:rsid w:val="00192A64"/>
    <w:rsid w:val="00194E94"/>
    <w:rsid w:val="00195B33"/>
    <w:rsid w:val="00195F56"/>
    <w:rsid w:val="001A051F"/>
    <w:rsid w:val="001B1A95"/>
    <w:rsid w:val="001B3D2A"/>
    <w:rsid w:val="001B68C3"/>
    <w:rsid w:val="001B6ADA"/>
    <w:rsid w:val="001C0AF4"/>
    <w:rsid w:val="001C3974"/>
    <w:rsid w:val="001C3F1F"/>
    <w:rsid w:val="001C4490"/>
    <w:rsid w:val="001C4C7A"/>
    <w:rsid w:val="001C5311"/>
    <w:rsid w:val="001D43A6"/>
    <w:rsid w:val="001E0799"/>
    <w:rsid w:val="001E3017"/>
    <w:rsid w:val="001E485F"/>
    <w:rsid w:val="001E6C8B"/>
    <w:rsid w:val="001F0E40"/>
    <w:rsid w:val="001F1449"/>
    <w:rsid w:val="001F1697"/>
    <w:rsid w:val="001F259A"/>
    <w:rsid w:val="001F2D50"/>
    <w:rsid w:val="001F4F03"/>
    <w:rsid w:val="001F5D1A"/>
    <w:rsid w:val="001F7127"/>
    <w:rsid w:val="00204210"/>
    <w:rsid w:val="00205265"/>
    <w:rsid w:val="00207F66"/>
    <w:rsid w:val="00212BC5"/>
    <w:rsid w:val="00212C7B"/>
    <w:rsid w:val="002134A0"/>
    <w:rsid w:val="00213FEE"/>
    <w:rsid w:val="002233B1"/>
    <w:rsid w:val="00232ADF"/>
    <w:rsid w:val="00234FAE"/>
    <w:rsid w:val="00235F69"/>
    <w:rsid w:val="0024077D"/>
    <w:rsid w:val="002442E2"/>
    <w:rsid w:val="002505DD"/>
    <w:rsid w:val="00251E41"/>
    <w:rsid w:val="00260709"/>
    <w:rsid w:val="002702EB"/>
    <w:rsid w:val="00271F50"/>
    <w:rsid w:val="002749AA"/>
    <w:rsid w:val="0028642A"/>
    <w:rsid w:val="00286530"/>
    <w:rsid w:val="0028796A"/>
    <w:rsid w:val="0029151A"/>
    <w:rsid w:val="002928C9"/>
    <w:rsid w:val="002958C6"/>
    <w:rsid w:val="00295C76"/>
    <w:rsid w:val="0029741A"/>
    <w:rsid w:val="002A3620"/>
    <w:rsid w:val="002B035E"/>
    <w:rsid w:val="002B1951"/>
    <w:rsid w:val="002B2E7D"/>
    <w:rsid w:val="002B38B2"/>
    <w:rsid w:val="002B5202"/>
    <w:rsid w:val="002B5AED"/>
    <w:rsid w:val="002C2EEF"/>
    <w:rsid w:val="002C484A"/>
    <w:rsid w:val="002C4855"/>
    <w:rsid w:val="002D0338"/>
    <w:rsid w:val="002D1869"/>
    <w:rsid w:val="002D5D36"/>
    <w:rsid w:val="002E263B"/>
    <w:rsid w:val="002E5F6D"/>
    <w:rsid w:val="002E73A4"/>
    <w:rsid w:val="003046C1"/>
    <w:rsid w:val="0030478B"/>
    <w:rsid w:val="00304BEE"/>
    <w:rsid w:val="003056D5"/>
    <w:rsid w:val="00306849"/>
    <w:rsid w:val="00315412"/>
    <w:rsid w:val="00317339"/>
    <w:rsid w:val="00317CCD"/>
    <w:rsid w:val="00317DE3"/>
    <w:rsid w:val="00317ECF"/>
    <w:rsid w:val="00325074"/>
    <w:rsid w:val="0032714E"/>
    <w:rsid w:val="00332221"/>
    <w:rsid w:val="00332837"/>
    <w:rsid w:val="003362A0"/>
    <w:rsid w:val="00336537"/>
    <w:rsid w:val="00343E04"/>
    <w:rsid w:val="003459CC"/>
    <w:rsid w:val="00352C1C"/>
    <w:rsid w:val="00353155"/>
    <w:rsid w:val="0035679E"/>
    <w:rsid w:val="0036343A"/>
    <w:rsid w:val="0036358A"/>
    <w:rsid w:val="003650D1"/>
    <w:rsid w:val="00367613"/>
    <w:rsid w:val="00370D4B"/>
    <w:rsid w:val="00374355"/>
    <w:rsid w:val="00374515"/>
    <w:rsid w:val="0037634E"/>
    <w:rsid w:val="00377799"/>
    <w:rsid w:val="00377806"/>
    <w:rsid w:val="00377AF7"/>
    <w:rsid w:val="003843A5"/>
    <w:rsid w:val="0039002C"/>
    <w:rsid w:val="00392B68"/>
    <w:rsid w:val="003A2D8A"/>
    <w:rsid w:val="003A5CA8"/>
    <w:rsid w:val="003C0A70"/>
    <w:rsid w:val="003C2A27"/>
    <w:rsid w:val="003C3500"/>
    <w:rsid w:val="003C4067"/>
    <w:rsid w:val="003C5704"/>
    <w:rsid w:val="003D2B0D"/>
    <w:rsid w:val="003D3F6F"/>
    <w:rsid w:val="003D60AD"/>
    <w:rsid w:val="003E072B"/>
    <w:rsid w:val="003E3857"/>
    <w:rsid w:val="003E699D"/>
    <w:rsid w:val="003F6A41"/>
    <w:rsid w:val="00414050"/>
    <w:rsid w:val="004149EB"/>
    <w:rsid w:val="00421302"/>
    <w:rsid w:val="00425B19"/>
    <w:rsid w:val="00430881"/>
    <w:rsid w:val="004341A9"/>
    <w:rsid w:val="004368A3"/>
    <w:rsid w:val="00441147"/>
    <w:rsid w:val="0044161D"/>
    <w:rsid w:val="00444E23"/>
    <w:rsid w:val="004504B7"/>
    <w:rsid w:val="004523A1"/>
    <w:rsid w:val="004536CF"/>
    <w:rsid w:val="00455B3A"/>
    <w:rsid w:val="00455C8C"/>
    <w:rsid w:val="004562E5"/>
    <w:rsid w:val="00456470"/>
    <w:rsid w:val="004565FA"/>
    <w:rsid w:val="004615EA"/>
    <w:rsid w:val="00464538"/>
    <w:rsid w:val="004645D8"/>
    <w:rsid w:val="00466065"/>
    <w:rsid w:val="004667EF"/>
    <w:rsid w:val="004678BD"/>
    <w:rsid w:val="004702F9"/>
    <w:rsid w:val="00471632"/>
    <w:rsid w:val="00477735"/>
    <w:rsid w:val="00477A1B"/>
    <w:rsid w:val="00480DE0"/>
    <w:rsid w:val="00483997"/>
    <w:rsid w:val="00492A05"/>
    <w:rsid w:val="004A2987"/>
    <w:rsid w:val="004A35B8"/>
    <w:rsid w:val="004A5879"/>
    <w:rsid w:val="004A64DF"/>
    <w:rsid w:val="004B07FF"/>
    <w:rsid w:val="004B164D"/>
    <w:rsid w:val="004B512D"/>
    <w:rsid w:val="004B55B3"/>
    <w:rsid w:val="004C2757"/>
    <w:rsid w:val="004C2F8A"/>
    <w:rsid w:val="004C3297"/>
    <w:rsid w:val="004C4E26"/>
    <w:rsid w:val="004C7A43"/>
    <w:rsid w:val="004D0AB6"/>
    <w:rsid w:val="004D1005"/>
    <w:rsid w:val="004D3756"/>
    <w:rsid w:val="004D5844"/>
    <w:rsid w:val="004D5859"/>
    <w:rsid w:val="004D5994"/>
    <w:rsid w:val="004E2FD5"/>
    <w:rsid w:val="004E4DEA"/>
    <w:rsid w:val="004E6930"/>
    <w:rsid w:val="004E6BA1"/>
    <w:rsid w:val="004E6C68"/>
    <w:rsid w:val="004F191B"/>
    <w:rsid w:val="004F25F4"/>
    <w:rsid w:val="0050000F"/>
    <w:rsid w:val="00503725"/>
    <w:rsid w:val="0050449B"/>
    <w:rsid w:val="005049C8"/>
    <w:rsid w:val="00506D24"/>
    <w:rsid w:val="00507238"/>
    <w:rsid w:val="00514ADD"/>
    <w:rsid w:val="00514E2C"/>
    <w:rsid w:val="00516166"/>
    <w:rsid w:val="005250FE"/>
    <w:rsid w:val="00527233"/>
    <w:rsid w:val="00530B4D"/>
    <w:rsid w:val="0053205C"/>
    <w:rsid w:val="00542393"/>
    <w:rsid w:val="005429C0"/>
    <w:rsid w:val="00546C6C"/>
    <w:rsid w:val="005510FA"/>
    <w:rsid w:val="0055482E"/>
    <w:rsid w:val="00561DF5"/>
    <w:rsid w:val="005626DA"/>
    <w:rsid w:val="00562B75"/>
    <w:rsid w:val="00563929"/>
    <w:rsid w:val="005701C3"/>
    <w:rsid w:val="00572486"/>
    <w:rsid w:val="005753ED"/>
    <w:rsid w:val="00577C31"/>
    <w:rsid w:val="00581E23"/>
    <w:rsid w:val="005827B3"/>
    <w:rsid w:val="00586D11"/>
    <w:rsid w:val="00592C0B"/>
    <w:rsid w:val="00596A95"/>
    <w:rsid w:val="005972A4"/>
    <w:rsid w:val="005A0C79"/>
    <w:rsid w:val="005A112C"/>
    <w:rsid w:val="005A231D"/>
    <w:rsid w:val="005A2DC9"/>
    <w:rsid w:val="005A5351"/>
    <w:rsid w:val="005A72BE"/>
    <w:rsid w:val="005A73EB"/>
    <w:rsid w:val="005B11C3"/>
    <w:rsid w:val="005B48EE"/>
    <w:rsid w:val="005B5789"/>
    <w:rsid w:val="005C0FE0"/>
    <w:rsid w:val="005C36AA"/>
    <w:rsid w:val="005C5B72"/>
    <w:rsid w:val="005D1B23"/>
    <w:rsid w:val="005D35F6"/>
    <w:rsid w:val="005D3E90"/>
    <w:rsid w:val="005D75AC"/>
    <w:rsid w:val="005E0429"/>
    <w:rsid w:val="005E28B3"/>
    <w:rsid w:val="005E3FEE"/>
    <w:rsid w:val="005F1760"/>
    <w:rsid w:val="005F19E4"/>
    <w:rsid w:val="005F3498"/>
    <w:rsid w:val="005F654C"/>
    <w:rsid w:val="005F717D"/>
    <w:rsid w:val="00600F32"/>
    <w:rsid w:val="00602554"/>
    <w:rsid w:val="0060613F"/>
    <w:rsid w:val="0060709F"/>
    <w:rsid w:val="00615C90"/>
    <w:rsid w:val="00623501"/>
    <w:rsid w:val="00623990"/>
    <w:rsid w:val="00631B2F"/>
    <w:rsid w:val="00631DAB"/>
    <w:rsid w:val="0063544E"/>
    <w:rsid w:val="00641B14"/>
    <w:rsid w:val="0064339E"/>
    <w:rsid w:val="006436DB"/>
    <w:rsid w:val="00647147"/>
    <w:rsid w:val="00650049"/>
    <w:rsid w:val="006513CB"/>
    <w:rsid w:val="00653AE0"/>
    <w:rsid w:val="006541C9"/>
    <w:rsid w:val="00657CB5"/>
    <w:rsid w:val="006626CF"/>
    <w:rsid w:val="00671020"/>
    <w:rsid w:val="0067511B"/>
    <w:rsid w:val="006752EB"/>
    <w:rsid w:val="00682A2B"/>
    <w:rsid w:val="00682CC3"/>
    <w:rsid w:val="00683678"/>
    <w:rsid w:val="00693BEF"/>
    <w:rsid w:val="0069662E"/>
    <w:rsid w:val="00696AB0"/>
    <w:rsid w:val="006A1157"/>
    <w:rsid w:val="006A46E3"/>
    <w:rsid w:val="006A5F13"/>
    <w:rsid w:val="006A63BD"/>
    <w:rsid w:val="006A6523"/>
    <w:rsid w:val="006A6910"/>
    <w:rsid w:val="006A7D67"/>
    <w:rsid w:val="006B047A"/>
    <w:rsid w:val="006B29F1"/>
    <w:rsid w:val="006B30CE"/>
    <w:rsid w:val="006B54D0"/>
    <w:rsid w:val="006B7590"/>
    <w:rsid w:val="006C37AB"/>
    <w:rsid w:val="006C653E"/>
    <w:rsid w:val="006C7BF5"/>
    <w:rsid w:val="006D1637"/>
    <w:rsid w:val="006D33FD"/>
    <w:rsid w:val="006D4F82"/>
    <w:rsid w:val="006E0927"/>
    <w:rsid w:val="006E2EC4"/>
    <w:rsid w:val="006E358A"/>
    <w:rsid w:val="006E5D97"/>
    <w:rsid w:val="006F3D08"/>
    <w:rsid w:val="006F4C0B"/>
    <w:rsid w:val="007019F6"/>
    <w:rsid w:val="00711E52"/>
    <w:rsid w:val="0071229C"/>
    <w:rsid w:val="007162E6"/>
    <w:rsid w:val="007205B5"/>
    <w:rsid w:val="00723ED9"/>
    <w:rsid w:val="00730C51"/>
    <w:rsid w:val="00747D01"/>
    <w:rsid w:val="00750102"/>
    <w:rsid w:val="00751D65"/>
    <w:rsid w:val="007534C7"/>
    <w:rsid w:val="00754C03"/>
    <w:rsid w:val="00756F2E"/>
    <w:rsid w:val="0076038B"/>
    <w:rsid w:val="00760C48"/>
    <w:rsid w:val="007621B1"/>
    <w:rsid w:val="00763F29"/>
    <w:rsid w:val="00764F12"/>
    <w:rsid w:val="00766529"/>
    <w:rsid w:val="00767ABD"/>
    <w:rsid w:val="00770AA7"/>
    <w:rsid w:val="007713D5"/>
    <w:rsid w:val="00775E4D"/>
    <w:rsid w:val="00776BE0"/>
    <w:rsid w:val="007804A0"/>
    <w:rsid w:val="00781B19"/>
    <w:rsid w:val="00781B56"/>
    <w:rsid w:val="00781ED4"/>
    <w:rsid w:val="00784F2A"/>
    <w:rsid w:val="00785BA4"/>
    <w:rsid w:val="00787597"/>
    <w:rsid w:val="007919EF"/>
    <w:rsid w:val="00793306"/>
    <w:rsid w:val="00793A8F"/>
    <w:rsid w:val="00795912"/>
    <w:rsid w:val="00797171"/>
    <w:rsid w:val="007A075D"/>
    <w:rsid w:val="007A0EB8"/>
    <w:rsid w:val="007A3B4B"/>
    <w:rsid w:val="007A554E"/>
    <w:rsid w:val="007A7F01"/>
    <w:rsid w:val="007B6194"/>
    <w:rsid w:val="007B75B0"/>
    <w:rsid w:val="007C254A"/>
    <w:rsid w:val="007C4A80"/>
    <w:rsid w:val="007C676E"/>
    <w:rsid w:val="007C7135"/>
    <w:rsid w:val="007D0919"/>
    <w:rsid w:val="007E0753"/>
    <w:rsid w:val="007E0CDB"/>
    <w:rsid w:val="007E1445"/>
    <w:rsid w:val="007E1832"/>
    <w:rsid w:val="007E2D8B"/>
    <w:rsid w:val="007E3628"/>
    <w:rsid w:val="007F152C"/>
    <w:rsid w:val="007F1DB3"/>
    <w:rsid w:val="007F31A8"/>
    <w:rsid w:val="00802751"/>
    <w:rsid w:val="00802ABE"/>
    <w:rsid w:val="00803F56"/>
    <w:rsid w:val="008057DB"/>
    <w:rsid w:val="00805D76"/>
    <w:rsid w:val="00805E3D"/>
    <w:rsid w:val="00812BA8"/>
    <w:rsid w:val="00815554"/>
    <w:rsid w:val="00815F83"/>
    <w:rsid w:val="00816B7C"/>
    <w:rsid w:val="00824ED2"/>
    <w:rsid w:val="008303D3"/>
    <w:rsid w:val="008310A6"/>
    <w:rsid w:val="0083178B"/>
    <w:rsid w:val="0083399B"/>
    <w:rsid w:val="00836245"/>
    <w:rsid w:val="0084066C"/>
    <w:rsid w:val="008413A2"/>
    <w:rsid w:val="00842034"/>
    <w:rsid w:val="00842B9A"/>
    <w:rsid w:val="008441F7"/>
    <w:rsid w:val="00846EDF"/>
    <w:rsid w:val="008661D3"/>
    <w:rsid w:val="00872EA5"/>
    <w:rsid w:val="00874E1B"/>
    <w:rsid w:val="00877871"/>
    <w:rsid w:val="00880B10"/>
    <w:rsid w:val="00881894"/>
    <w:rsid w:val="00882235"/>
    <w:rsid w:val="00884647"/>
    <w:rsid w:val="00885856"/>
    <w:rsid w:val="00886710"/>
    <w:rsid w:val="008874BA"/>
    <w:rsid w:val="0089231B"/>
    <w:rsid w:val="00893944"/>
    <w:rsid w:val="008A0601"/>
    <w:rsid w:val="008A1D47"/>
    <w:rsid w:val="008A3B9C"/>
    <w:rsid w:val="008A4858"/>
    <w:rsid w:val="008B2C2D"/>
    <w:rsid w:val="008B4037"/>
    <w:rsid w:val="008B7824"/>
    <w:rsid w:val="008B7843"/>
    <w:rsid w:val="008D0EB9"/>
    <w:rsid w:val="008D23A4"/>
    <w:rsid w:val="008D3415"/>
    <w:rsid w:val="008E133A"/>
    <w:rsid w:val="008E322E"/>
    <w:rsid w:val="008E374D"/>
    <w:rsid w:val="008E40BD"/>
    <w:rsid w:val="008E546B"/>
    <w:rsid w:val="008E63E2"/>
    <w:rsid w:val="008F33D1"/>
    <w:rsid w:val="008F4512"/>
    <w:rsid w:val="008F515B"/>
    <w:rsid w:val="008F51CC"/>
    <w:rsid w:val="008F550A"/>
    <w:rsid w:val="008F5956"/>
    <w:rsid w:val="008F6BE9"/>
    <w:rsid w:val="008F7A65"/>
    <w:rsid w:val="00901BC8"/>
    <w:rsid w:val="009056EB"/>
    <w:rsid w:val="00912CB1"/>
    <w:rsid w:val="0091388F"/>
    <w:rsid w:val="009138E0"/>
    <w:rsid w:val="009147D1"/>
    <w:rsid w:val="00916650"/>
    <w:rsid w:val="0091675E"/>
    <w:rsid w:val="00921079"/>
    <w:rsid w:val="00921865"/>
    <w:rsid w:val="0092375B"/>
    <w:rsid w:val="009254C4"/>
    <w:rsid w:val="00926A99"/>
    <w:rsid w:val="00926B80"/>
    <w:rsid w:val="009311C6"/>
    <w:rsid w:val="00932190"/>
    <w:rsid w:val="009348B2"/>
    <w:rsid w:val="0093557B"/>
    <w:rsid w:val="009357CE"/>
    <w:rsid w:val="009361A3"/>
    <w:rsid w:val="0094033D"/>
    <w:rsid w:val="00940632"/>
    <w:rsid w:val="00940D03"/>
    <w:rsid w:val="0094264E"/>
    <w:rsid w:val="009457C9"/>
    <w:rsid w:val="0094653C"/>
    <w:rsid w:val="0094755A"/>
    <w:rsid w:val="00947965"/>
    <w:rsid w:val="009504FF"/>
    <w:rsid w:val="00950789"/>
    <w:rsid w:val="009508F5"/>
    <w:rsid w:val="009576F0"/>
    <w:rsid w:val="0096341E"/>
    <w:rsid w:val="009635F8"/>
    <w:rsid w:val="009663DF"/>
    <w:rsid w:val="009668E5"/>
    <w:rsid w:val="00966E5E"/>
    <w:rsid w:val="00973CE5"/>
    <w:rsid w:val="00973E6A"/>
    <w:rsid w:val="0097472D"/>
    <w:rsid w:val="00974ACA"/>
    <w:rsid w:val="009754E0"/>
    <w:rsid w:val="00976729"/>
    <w:rsid w:val="0097762E"/>
    <w:rsid w:val="009837E7"/>
    <w:rsid w:val="00985445"/>
    <w:rsid w:val="009861D6"/>
    <w:rsid w:val="00986680"/>
    <w:rsid w:val="00990295"/>
    <w:rsid w:val="0099074B"/>
    <w:rsid w:val="00990816"/>
    <w:rsid w:val="009912DB"/>
    <w:rsid w:val="009950ED"/>
    <w:rsid w:val="00995EF8"/>
    <w:rsid w:val="009A1B7A"/>
    <w:rsid w:val="009A22D8"/>
    <w:rsid w:val="009A238F"/>
    <w:rsid w:val="009A48DC"/>
    <w:rsid w:val="009A59F9"/>
    <w:rsid w:val="009B02AB"/>
    <w:rsid w:val="009B192F"/>
    <w:rsid w:val="009B275D"/>
    <w:rsid w:val="009B5041"/>
    <w:rsid w:val="009B6D1D"/>
    <w:rsid w:val="009B7250"/>
    <w:rsid w:val="009C041A"/>
    <w:rsid w:val="009C2341"/>
    <w:rsid w:val="009C2ED6"/>
    <w:rsid w:val="009C494B"/>
    <w:rsid w:val="009C4E0A"/>
    <w:rsid w:val="009C7DE3"/>
    <w:rsid w:val="009D264E"/>
    <w:rsid w:val="009D2BA8"/>
    <w:rsid w:val="009D3E6F"/>
    <w:rsid w:val="009D43D4"/>
    <w:rsid w:val="009D6078"/>
    <w:rsid w:val="009D6979"/>
    <w:rsid w:val="009E0968"/>
    <w:rsid w:val="009E32D5"/>
    <w:rsid w:val="009E5274"/>
    <w:rsid w:val="009E6B7C"/>
    <w:rsid w:val="009F103F"/>
    <w:rsid w:val="009F43AA"/>
    <w:rsid w:val="009F5832"/>
    <w:rsid w:val="009F7942"/>
    <w:rsid w:val="00A0274F"/>
    <w:rsid w:val="00A2159A"/>
    <w:rsid w:val="00A22A2B"/>
    <w:rsid w:val="00A22E37"/>
    <w:rsid w:val="00A26013"/>
    <w:rsid w:val="00A264B6"/>
    <w:rsid w:val="00A30738"/>
    <w:rsid w:val="00A313E9"/>
    <w:rsid w:val="00A32E88"/>
    <w:rsid w:val="00A3316B"/>
    <w:rsid w:val="00A332E6"/>
    <w:rsid w:val="00A36B7E"/>
    <w:rsid w:val="00A40F78"/>
    <w:rsid w:val="00A420B1"/>
    <w:rsid w:val="00A45FBD"/>
    <w:rsid w:val="00A46320"/>
    <w:rsid w:val="00A5113C"/>
    <w:rsid w:val="00A51794"/>
    <w:rsid w:val="00A5383C"/>
    <w:rsid w:val="00A53926"/>
    <w:rsid w:val="00A55627"/>
    <w:rsid w:val="00A561FD"/>
    <w:rsid w:val="00A56278"/>
    <w:rsid w:val="00A57437"/>
    <w:rsid w:val="00A62E71"/>
    <w:rsid w:val="00A645C6"/>
    <w:rsid w:val="00A65E22"/>
    <w:rsid w:val="00A662EC"/>
    <w:rsid w:val="00A703E9"/>
    <w:rsid w:val="00A7476E"/>
    <w:rsid w:val="00A81662"/>
    <w:rsid w:val="00A818FB"/>
    <w:rsid w:val="00A85817"/>
    <w:rsid w:val="00A86645"/>
    <w:rsid w:val="00A875D1"/>
    <w:rsid w:val="00A876C8"/>
    <w:rsid w:val="00A910C9"/>
    <w:rsid w:val="00A92CFD"/>
    <w:rsid w:val="00A93725"/>
    <w:rsid w:val="00A96406"/>
    <w:rsid w:val="00A97772"/>
    <w:rsid w:val="00AA2881"/>
    <w:rsid w:val="00AA64F1"/>
    <w:rsid w:val="00AB6BFE"/>
    <w:rsid w:val="00AC254D"/>
    <w:rsid w:val="00AC3AFC"/>
    <w:rsid w:val="00AC69AC"/>
    <w:rsid w:val="00AC72BE"/>
    <w:rsid w:val="00AC73BF"/>
    <w:rsid w:val="00AD575B"/>
    <w:rsid w:val="00AD69D9"/>
    <w:rsid w:val="00AD7414"/>
    <w:rsid w:val="00AE292C"/>
    <w:rsid w:val="00AE2C87"/>
    <w:rsid w:val="00AE6C0E"/>
    <w:rsid w:val="00AE6CF0"/>
    <w:rsid w:val="00AF106C"/>
    <w:rsid w:val="00AF1D95"/>
    <w:rsid w:val="00AF21F4"/>
    <w:rsid w:val="00AF4B7A"/>
    <w:rsid w:val="00AF5973"/>
    <w:rsid w:val="00B10A3C"/>
    <w:rsid w:val="00B1142C"/>
    <w:rsid w:val="00B15F5E"/>
    <w:rsid w:val="00B17F75"/>
    <w:rsid w:val="00B22AEC"/>
    <w:rsid w:val="00B234EF"/>
    <w:rsid w:val="00B26407"/>
    <w:rsid w:val="00B26BC4"/>
    <w:rsid w:val="00B30280"/>
    <w:rsid w:val="00B3079A"/>
    <w:rsid w:val="00B33A4F"/>
    <w:rsid w:val="00B34653"/>
    <w:rsid w:val="00B358BE"/>
    <w:rsid w:val="00B37C87"/>
    <w:rsid w:val="00B41D8D"/>
    <w:rsid w:val="00B42A03"/>
    <w:rsid w:val="00B448CF"/>
    <w:rsid w:val="00B458B9"/>
    <w:rsid w:val="00B50F1F"/>
    <w:rsid w:val="00B52791"/>
    <w:rsid w:val="00B54A83"/>
    <w:rsid w:val="00B552C6"/>
    <w:rsid w:val="00B55C47"/>
    <w:rsid w:val="00B6109A"/>
    <w:rsid w:val="00B61596"/>
    <w:rsid w:val="00B645D6"/>
    <w:rsid w:val="00B675FC"/>
    <w:rsid w:val="00B70351"/>
    <w:rsid w:val="00B71B0F"/>
    <w:rsid w:val="00B77E3E"/>
    <w:rsid w:val="00B81857"/>
    <w:rsid w:val="00B8294A"/>
    <w:rsid w:val="00B82A6F"/>
    <w:rsid w:val="00B83679"/>
    <w:rsid w:val="00B836AD"/>
    <w:rsid w:val="00B858E8"/>
    <w:rsid w:val="00B85BA0"/>
    <w:rsid w:val="00B90B4E"/>
    <w:rsid w:val="00B93BFA"/>
    <w:rsid w:val="00B93F7F"/>
    <w:rsid w:val="00B95AEE"/>
    <w:rsid w:val="00BA0614"/>
    <w:rsid w:val="00BA1021"/>
    <w:rsid w:val="00BA2E43"/>
    <w:rsid w:val="00BA422B"/>
    <w:rsid w:val="00BA5EA4"/>
    <w:rsid w:val="00BA6A7E"/>
    <w:rsid w:val="00BB2CA3"/>
    <w:rsid w:val="00BB5D0A"/>
    <w:rsid w:val="00BB7004"/>
    <w:rsid w:val="00BC2E0E"/>
    <w:rsid w:val="00BC3952"/>
    <w:rsid w:val="00BC3E6D"/>
    <w:rsid w:val="00BC53EE"/>
    <w:rsid w:val="00BC5536"/>
    <w:rsid w:val="00BD3F5D"/>
    <w:rsid w:val="00BD4460"/>
    <w:rsid w:val="00BD4633"/>
    <w:rsid w:val="00BD53B9"/>
    <w:rsid w:val="00BD5FF9"/>
    <w:rsid w:val="00BD62D1"/>
    <w:rsid w:val="00BD6611"/>
    <w:rsid w:val="00BE04FD"/>
    <w:rsid w:val="00BE7791"/>
    <w:rsid w:val="00BF1790"/>
    <w:rsid w:val="00BF235D"/>
    <w:rsid w:val="00BF2AB7"/>
    <w:rsid w:val="00BF4A8D"/>
    <w:rsid w:val="00C01DE7"/>
    <w:rsid w:val="00C04BB1"/>
    <w:rsid w:val="00C06B40"/>
    <w:rsid w:val="00C10315"/>
    <w:rsid w:val="00C13ED5"/>
    <w:rsid w:val="00C142A2"/>
    <w:rsid w:val="00C22E86"/>
    <w:rsid w:val="00C237F2"/>
    <w:rsid w:val="00C25682"/>
    <w:rsid w:val="00C349CF"/>
    <w:rsid w:val="00C42647"/>
    <w:rsid w:val="00C473F4"/>
    <w:rsid w:val="00C479CF"/>
    <w:rsid w:val="00C5042A"/>
    <w:rsid w:val="00C55A30"/>
    <w:rsid w:val="00C6707E"/>
    <w:rsid w:val="00C675E0"/>
    <w:rsid w:val="00C71A55"/>
    <w:rsid w:val="00C72C70"/>
    <w:rsid w:val="00C732AF"/>
    <w:rsid w:val="00C757EF"/>
    <w:rsid w:val="00C763B5"/>
    <w:rsid w:val="00C76C55"/>
    <w:rsid w:val="00C76CF6"/>
    <w:rsid w:val="00C84DDE"/>
    <w:rsid w:val="00C85D5F"/>
    <w:rsid w:val="00C9203A"/>
    <w:rsid w:val="00C920C8"/>
    <w:rsid w:val="00CA4E17"/>
    <w:rsid w:val="00CB0433"/>
    <w:rsid w:val="00CB2A20"/>
    <w:rsid w:val="00CB3228"/>
    <w:rsid w:val="00CB4625"/>
    <w:rsid w:val="00CC0E4C"/>
    <w:rsid w:val="00CD24F5"/>
    <w:rsid w:val="00CD299F"/>
    <w:rsid w:val="00CD5000"/>
    <w:rsid w:val="00CD7300"/>
    <w:rsid w:val="00CE21FE"/>
    <w:rsid w:val="00CE2DD7"/>
    <w:rsid w:val="00CE3FBA"/>
    <w:rsid w:val="00CE70CB"/>
    <w:rsid w:val="00CF07FF"/>
    <w:rsid w:val="00CF13F8"/>
    <w:rsid w:val="00CF18D3"/>
    <w:rsid w:val="00CF2EEF"/>
    <w:rsid w:val="00CF52A1"/>
    <w:rsid w:val="00CF5F2D"/>
    <w:rsid w:val="00CF61D0"/>
    <w:rsid w:val="00D00E49"/>
    <w:rsid w:val="00D02D18"/>
    <w:rsid w:val="00D06ACB"/>
    <w:rsid w:val="00D06B57"/>
    <w:rsid w:val="00D1683A"/>
    <w:rsid w:val="00D174F1"/>
    <w:rsid w:val="00D222DA"/>
    <w:rsid w:val="00D22448"/>
    <w:rsid w:val="00D2422C"/>
    <w:rsid w:val="00D265C7"/>
    <w:rsid w:val="00D36356"/>
    <w:rsid w:val="00D41CF1"/>
    <w:rsid w:val="00D42379"/>
    <w:rsid w:val="00D431EA"/>
    <w:rsid w:val="00D433A4"/>
    <w:rsid w:val="00D46EF0"/>
    <w:rsid w:val="00D52A37"/>
    <w:rsid w:val="00D544A0"/>
    <w:rsid w:val="00D6007B"/>
    <w:rsid w:val="00D60B82"/>
    <w:rsid w:val="00D6607C"/>
    <w:rsid w:val="00D750B7"/>
    <w:rsid w:val="00D762A9"/>
    <w:rsid w:val="00D76D1C"/>
    <w:rsid w:val="00D8013F"/>
    <w:rsid w:val="00D81786"/>
    <w:rsid w:val="00D835B3"/>
    <w:rsid w:val="00D83AF1"/>
    <w:rsid w:val="00D87CCD"/>
    <w:rsid w:val="00D93B0C"/>
    <w:rsid w:val="00D94103"/>
    <w:rsid w:val="00D9682E"/>
    <w:rsid w:val="00DA32C4"/>
    <w:rsid w:val="00DA555C"/>
    <w:rsid w:val="00DB1EB4"/>
    <w:rsid w:val="00DB4421"/>
    <w:rsid w:val="00DC16B3"/>
    <w:rsid w:val="00DD0FF3"/>
    <w:rsid w:val="00DD175D"/>
    <w:rsid w:val="00DD1982"/>
    <w:rsid w:val="00DD232C"/>
    <w:rsid w:val="00DE2F2A"/>
    <w:rsid w:val="00DE7861"/>
    <w:rsid w:val="00E008CA"/>
    <w:rsid w:val="00E10CCD"/>
    <w:rsid w:val="00E131E4"/>
    <w:rsid w:val="00E140E6"/>
    <w:rsid w:val="00E15042"/>
    <w:rsid w:val="00E17B22"/>
    <w:rsid w:val="00E20BCF"/>
    <w:rsid w:val="00E2148F"/>
    <w:rsid w:val="00E25604"/>
    <w:rsid w:val="00E279C2"/>
    <w:rsid w:val="00E32365"/>
    <w:rsid w:val="00E35F82"/>
    <w:rsid w:val="00E36C44"/>
    <w:rsid w:val="00E4255C"/>
    <w:rsid w:val="00E43081"/>
    <w:rsid w:val="00E4373B"/>
    <w:rsid w:val="00E43D3D"/>
    <w:rsid w:val="00E44684"/>
    <w:rsid w:val="00E4619B"/>
    <w:rsid w:val="00E53F73"/>
    <w:rsid w:val="00E55CF0"/>
    <w:rsid w:val="00E64A26"/>
    <w:rsid w:val="00E73728"/>
    <w:rsid w:val="00E73D63"/>
    <w:rsid w:val="00E76574"/>
    <w:rsid w:val="00E7762A"/>
    <w:rsid w:val="00E779AC"/>
    <w:rsid w:val="00E8003A"/>
    <w:rsid w:val="00E80545"/>
    <w:rsid w:val="00E80E62"/>
    <w:rsid w:val="00E8543F"/>
    <w:rsid w:val="00E9167E"/>
    <w:rsid w:val="00EA03E0"/>
    <w:rsid w:val="00EA3D5E"/>
    <w:rsid w:val="00EB0ED3"/>
    <w:rsid w:val="00EB476A"/>
    <w:rsid w:val="00EC0081"/>
    <w:rsid w:val="00EC148F"/>
    <w:rsid w:val="00EC1ABF"/>
    <w:rsid w:val="00EC2489"/>
    <w:rsid w:val="00EC659F"/>
    <w:rsid w:val="00ED1EE4"/>
    <w:rsid w:val="00ED2BE3"/>
    <w:rsid w:val="00ED515D"/>
    <w:rsid w:val="00EE1306"/>
    <w:rsid w:val="00EE1EC6"/>
    <w:rsid w:val="00EE312F"/>
    <w:rsid w:val="00EE7CB6"/>
    <w:rsid w:val="00EF0F83"/>
    <w:rsid w:val="00EF2968"/>
    <w:rsid w:val="00EF4049"/>
    <w:rsid w:val="00EF508E"/>
    <w:rsid w:val="00EF5DA2"/>
    <w:rsid w:val="00F049CA"/>
    <w:rsid w:val="00F053D3"/>
    <w:rsid w:val="00F05CAA"/>
    <w:rsid w:val="00F07577"/>
    <w:rsid w:val="00F11195"/>
    <w:rsid w:val="00F11367"/>
    <w:rsid w:val="00F125E9"/>
    <w:rsid w:val="00F150F7"/>
    <w:rsid w:val="00F15373"/>
    <w:rsid w:val="00F15DF5"/>
    <w:rsid w:val="00F21980"/>
    <w:rsid w:val="00F2262A"/>
    <w:rsid w:val="00F22BB7"/>
    <w:rsid w:val="00F22D2F"/>
    <w:rsid w:val="00F248B5"/>
    <w:rsid w:val="00F261C9"/>
    <w:rsid w:val="00F27562"/>
    <w:rsid w:val="00F3231E"/>
    <w:rsid w:val="00F341A2"/>
    <w:rsid w:val="00F36B6D"/>
    <w:rsid w:val="00F370E4"/>
    <w:rsid w:val="00F41216"/>
    <w:rsid w:val="00F42C31"/>
    <w:rsid w:val="00F43B4A"/>
    <w:rsid w:val="00F52DBD"/>
    <w:rsid w:val="00F55C37"/>
    <w:rsid w:val="00F56CD5"/>
    <w:rsid w:val="00F57248"/>
    <w:rsid w:val="00F60937"/>
    <w:rsid w:val="00F6147B"/>
    <w:rsid w:val="00F648C4"/>
    <w:rsid w:val="00F7286C"/>
    <w:rsid w:val="00F759F4"/>
    <w:rsid w:val="00F7636E"/>
    <w:rsid w:val="00F8184D"/>
    <w:rsid w:val="00F82B86"/>
    <w:rsid w:val="00F87975"/>
    <w:rsid w:val="00F90497"/>
    <w:rsid w:val="00F9137E"/>
    <w:rsid w:val="00F922C6"/>
    <w:rsid w:val="00FA069D"/>
    <w:rsid w:val="00FA3624"/>
    <w:rsid w:val="00FA5BCD"/>
    <w:rsid w:val="00FA66FC"/>
    <w:rsid w:val="00FA7CE2"/>
    <w:rsid w:val="00FB1D4E"/>
    <w:rsid w:val="00FB6BED"/>
    <w:rsid w:val="00FB7CD1"/>
    <w:rsid w:val="00FC79A1"/>
    <w:rsid w:val="00FD079A"/>
    <w:rsid w:val="00FD2B74"/>
    <w:rsid w:val="00FE4B0D"/>
    <w:rsid w:val="00FE4CDA"/>
    <w:rsid w:val="00FE7080"/>
    <w:rsid w:val="00FF244C"/>
    <w:rsid w:val="00FF3A4E"/>
    <w:rsid w:val="00FF4DA7"/>
    <w:rsid w:val="00FF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FE9EDE"/>
  <w15:docId w15:val="{7F8910D3-64C8-4FBD-BF42-1B3765489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1D47"/>
    <w:pPr>
      <w:spacing w:after="0" w:line="480" w:lineRule="auto"/>
    </w:pPr>
    <w:rPr>
      <w:rFonts w:ascii="Arial" w:eastAsia="Times New Roman" w:hAnsi="Arial" w:cs="Times New Roman"/>
      <w:szCs w:val="24"/>
      <w:lang w:eastAsia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647"/>
    <w:pPr>
      <w:keepNext/>
      <w:keepLines/>
      <w:numPr>
        <w:numId w:val="2"/>
      </w:numPr>
      <w:spacing w:before="480" w:line="360" w:lineRule="auto"/>
      <w:jc w:val="both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8B7843"/>
    <w:pPr>
      <w:keepNext/>
      <w:keepLines/>
      <w:numPr>
        <w:numId w:val="4"/>
      </w:numPr>
      <w:spacing w:before="200" w:line="360" w:lineRule="auto"/>
      <w:ind w:left="357" w:hanging="357"/>
      <w:jc w:val="both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B7843"/>
    <w:pPr>
      <w:keepNext/>
      <w:keepLines/>
      <w:numPr>
        <w:numId w:val="1"/>
      </w:numPr>
      <w:spacing w:before="200" w:line="360" w:lineRule="auto"/>
      <w:jc w:val="both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qFormat/>
    <w:rsid w:val="00AF21F4"/>
    <w:pPr>
      <w:keepNext/>
      <w:tabs>
        <w:tab w:val="num" w:pos="864"/>
      </w:tabs>
      <w:spacing w:before="240" w:after="60" w:line="360" w:lineRule="auto"/>
      <w:ind w:left="864" w:hanging="864"/>
      <w:jc w:val="both"/>
      <w:outlineLvl w:val="3"/>
    </w:pPr>
    <w:rPr>
      <w:rFonts w:eastAsia="Batang"/>
      <w:b/>
      <w:bCs/>
      <w:sz w:val="28"/>
      <w:szCs w:val="28"/>
      <w:lang w:eastAsia="fr-FR"/>
    </w:rPr>
  </w:style>
  <w:style w:type="paragraph" w:styleId="Heading5">
    <w:name w:val="heading 5"/>
    <w:basedOn w:val="Normal"/>
    <w:next w:val="Normal"/>
    <w:link w:val="Heading5Char"/>
    <w:qFormat/>
    <w:rsid w:val="00AF21F4"/>
    <w:pPr>
      <w:tabs>
        <w:tab w:val="num" w:pos="1008"/>
      </w:tabs>
      <w:spacing w:before="240" w:after="60" w:line="360" w:lineRule="auto"/>
      <w:ind w:left="1008" w:hanging="1008"/>
      <w:jc w:val="both"/>
      <w:outlineLvl w:val="4"/>
    </w:pPr>
    <w:rPr>
      <w:rFonts w:eastAsia="Batang"/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link w:val="Heading6Char"/>
    <w:qFormat/>
    <w:rsid w:val="00AF21F4"/>
    <w:pPr>
      <w:tabs>
        <w:tab w:val="num" w:pos="1152"/>
      </w:tabs>
      <w:spacing w:before="240" w:after="60" w:line="360" w:lineRule="auto"/>
      <w:ind w:left="1152" w:hanging="1152"/>
      <w:jc w:val="both"/>
      <w:outlineLvl w:val="5"/>
    </w:pPr>
    <w:rPr>
      <w:rFonts w:eastAsia="Batang"/>
      <w:b/>
      <w:bCs/>
      <w:szCs w:val="22"/>
      <w:lang w:eastAsia="fr-FR"/>
    </w:rPr>
  </w:style>
  <w:style w:type="paragraph" w:styleId="Heading7">
    <w:name w:val="heading 7"/>
    <w:basedOn w:val="Normal"/>
    <w:next w:val="Normal"/>
    <w:link w:val="Heading7Char"/>
    <w:qFormat/>
    <w:rsid w:val="00AF21F4"/>
    <w:pPr>
      <w:tabs>
        <w:tab w:val="num" w:pos="1296"/>
      </w:tabs>
      <w:spacing w:before="240" w:after="60" w:line="360" w:lineRule="auto"/>
      <w:ind w:left="1296" w:hanging="1296"/>
      <w:jc w:val="both"/>
      <w:outlineLvl w:val="6"/>
    </w:pPr>
    <w:rPr>
      <w:rFonts w:eastAsia="Batang"/>
      <w:lang w:eastAsia="fr-FR"/>
    </w:rPr>
  </w:style>
  <w:style w:type="paragraph" w:styleId="Heading8">
    <w:name w:val="heading 8"/>
    <w:basedOn w:val="Normal"/>
    <w:next w:val="Normal"/>
    <w:link w:val="Heading8Char"/>
    <w:qFormat/>
    <w:rsid w:val="00AF21F4"/>
    <w:pPr>
      <w:tabs>
        <w:tab w:val="num" w:pos="1440"/>
      </w:tabs>
      <w:spacing w:before="240" w:after="60" w:line="360" w:lineRule="auto"/>
      <w:ind w:left="1440" w:hanging="1440"/>
      <w:jc w:val="both"/>
      <w:outlineLvl w:val="7"/>
    </w:pPr>
    <w:rPr>
      <w:rFonts w:eastAsia="Batang"/>
      <w:i/>
      <w:iCs/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AF21F4"/>
    <w:pPr>
      <w:tabs>
        <w:tab w:val="num" w:pos="1584"/>
      </w:tabs>
      <w:spacing w:before="240" w:after="60" w:line="360" w:lineRule="auto"/>
      <w:ind w:left="1584" w:hanging="1584"/>
      <w:jc w:val="both"/>
      <w:outlineLvl w:val="8"/>
    </w:pPr>
    <w:rPr>
      <w:rFonts w:eastAsia="Batang" w:cs="Arial"/>
      <w:szCs w:val="22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928C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ListParagraph">
    <w:name w:val="List Paragraph"/>
    <w:basedOn w:val="Normal"/>
    <w:link w:val="ListParagraphChar"/>
    <w:uiPriority w:val="34"/>
    <w:qFormat/>
    <w:rsid w:val="002928C9"/>
    <w:pPr>
      <w:spacing w:line="360" w:lineRule="auto"/>
      <w:ind w:left="720"/>
      <w:contextualSpacing/>
      <w:jc w:val="both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7339"/>
    <w:pPr>
      <w:spacing w:line="360" w:lineRule="auto"/>
      <w:jc w:val="both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339"/>
    <w:rPr>
      <w:rFonts w:ascii="Tahoma" w:eastAsia="Times New Roman" w:hAnsi="Tahoma" w:cs="Tahoma"/>
      <w:sz w:val="16"/>
      <w:szCs w:val="16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317339"/>
    <w:pPr>
      <w:tabs>
        <w:tab w:val="center" w:pos="4252"/>
        <w:tab w:val="right" w:pos="8504"/>
      </w:tabs>
      <w:spacing w:line="360" w:lineRule="auto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31733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Footer">
    <w:name w:val="footer"/>
    <w:basedOn w:val="Normal"/>
    <w:link w:val="FooterChar"/>
    <w:unhideWhenUsed/>
    <w:rsid w:val="00317339"/>
    <w:pPr>
      <w:tabs>
        <w:tab w:val="center" w:pos="4252"/>
        <w:tab w:val="right" w:pos="8504"/>
      </w:tabs>
      <w:spacing w:line="360" w:lineRule="auto"/>
      <w:jc w:val="both"/>
    </w:pPr>
  </w:style>
  <w:style w:type="character" w:customStyle="1" w:styleId="FooterChar">
    <w:name w:val="Footer Char"/>
    <w:basedOn w:val="DefaultParagraphFont"/>
    <w:link w:val="Footer"/>
    <w:rsid w:val="0031733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uiPriority w:val="99"/>
    <w:unhideWhenUsed/>
    <w:rsid w:val="00317339"/>
    <w:rPr>
      <w:color w:val="0000FF"/>
      <w:u w:val="single"/>
    </w:rPr>
  </w:style>
  <w:style w:type="paragraph" w:styleId="NoSpacing">
    <w:name w:val="No Spacing"/>
    <w:basedOn w:val="Normal"/>
    <w:uiPriority w:val="1"/>
    <w:qFormat/>
    <w:rsid w:val="00317339"/>
    <w:pPr>
      <w:spacing w:before="100" w:beforeAutospacing="1" w:after="100" w:afterAutospacing="1" w:line="360" w:lineRule="auto"/>
      <w:jc w:val="both"/>
    </w:pPr>
  </w:style>
  <w:style w:type="character" w:styleId="CommentReference">
    <w:name w:val="annotation reference"/>
    <w:basedOn w:val="DefaultParagraphFont"/>
    <w:uiPriority w:val="99"/>
    <w:semiHidden/>
    <w:unhideWhenUsed/>
    <w:rsid w:val="00764F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4F12"/>
    <w:pPr>
      <w:spacing w:line="360" w:lineRule="auto"/>
      <w:jc w:val="both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4F12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4F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4F12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customStyle="1" w:styleId="Ttulodascolunas">
    <w:name w:val="Título das colunas"/>
    <w:basedOn w:val="Heading3"/>
    <w:rsid w:val="00343E04"/>
    <w:pPr>
      <w:keepLines w:val="0"/>
      <w:spacing w:before="0"/>
      <w:jc w:val="center"/>
    </w:pPr>
    <w:rPr>
      <w:rFonts w:ascii="Tahoma" w:eastAsia="Times New Roman" w:hAnsi="Tahoma" w:cs="Tahoma"/>
      <w:caps/>
      <w:szCs w:val="20"/>
    </w:rPr>
  </w:style>
  <w:style w:type="character" w:customStyle="1" w:styleId="Heading3Char">
    <w:name w:val="Heading 3 Char"/>
    <w:basedOn w:val="DefaultParagraphFont"/>
    <w:link w:val="Heading3"/>
    <w:rsid w:val="008B7843"/>
    <w:rPr>
      <w:rFonts w:ascii="Arial" w:eastAsiaTheme="majorEastAsia" w:hAnsi="Arial" w:cstheme="majorBidi"/>
      <w:b/>
      <w:bCs/>
      <w:szCs w:val="24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884647"/>
    <w:rPr>
      <w:rFonts w:ascii="Arial" w:eastAsiaTheme="majorEastAsia" w:hAnsi="Arial" w:cstheme="majorBidi"/>
      <w:b/>
      <w:bCs/>
      <w:szCs w:val="28"/>
      <w:lang w:eastAsia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DB4421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B4421"/>
    <w:pPr>
      <w:spacing w:after="100" w:line="360" w:lineRule="auto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DB4421"/>
    <w:pPr>
      <w:spacing w:after="100" w:line="360" w:lineRule="auto"/>
      <w:ind w:left="480"/>
      <w:jc w:val="both"/>
    </w:pPr>
  </w:style>
  <w:style w:type="character" w:customStyle="1" w:styleId="Heading2Char">
    <w:name w:val="Heading 2 Char"/>
    <w:basedOn w:val="DefaultParagraphFont"/>
    <w:link w:val="Heading2"/>
    <w:rsid w:val="008B7843"/>
    <w:rPr>
      <w:rFonts w:ascii="Arial" w:eastAsiaTheme="majorEastAsia" w:hAnsi="Arial" w:cstheme="majorBidi"/>
      <w:b/>
      <w:bCs/>
      <w:szCs w:val="26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F60937"/>
    <w:pPr>
      <w:spacing w:after="100" w:line="360" w:lineRule="auto"/>
      <w:ind w:left="240"/>
      <w:jc w:val="both"/>
    </w:pPr>
  </w:style>
  <w:style w:type="table" w:styleId="TableGrid">
    <w:name w:val="Table Grid"/>
    <w:basedOn w:val="TableNormal"/>
    <w:uiPriority w:val="39"/>
    <w:rsid w:val="00831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AF21F4"/>
    <w:rPr>
      <w:rFonts w:ascii="Times New Roman" w:eastAsia="Batang" w:hAnsi="Times New Roman" w:cs="Times New Roman"/>
      <w:b/>
      <w:bCs/>
      <w:sz w:val="28"/>
      <w:szCs w:val="28"/>
      <w:lang w:eastAsia="fr-FR"/>
    </w:rPr>
  </w:style>
  <w:style w:type="character" w:customStyle="1" w:styleId="Heading5Char">
    <w:name w:val="Heading 5 Char"/>
    <w:basedOn w:val="DefaultParagraphFont"/>
    <w:link w:val="Heading5"/>
    <w:rsid w:val="00AF21F4"/>
    <w:rPr>
      <w:rFonts w:ascii="Arial" w:eastAsia="Batang" w:hAnsi="Arial" w:cs="Times New Roman"/>
      <w:b/>
      <w:bCs/>
      <w:i/>
      <w:iCs/>
      <w:sz w:val="26"/>
      <w:szCs w:val="26"/>
      <w:lang w:eastAsia="fr-FR"/>
    </w:rPr>
  </w:style>
  <w:style w:type="character" w:customStyle="1" w:styleId="Heading6Char">
    <w:name w:val="Heading 6 Char"/>
    <w:basedOn w:val="DefaultParagraphFont"/>
    <w:link w:val="Heading6"/>
    <w:rsid w:val="00AF21F4"/>
    <w:rPr>
      <w:rFonts w:ascii="Times New Roman" w:eastAsia="Batang" w:hAnsi="Times New Roman" w:cs="Times New Roman"/>
      <w:b/>
      <w:bCs/>
      <w:lang w:eastAsia="fr-FR"/>
    </w:rPr>
  </w:style>
  <w:style w:type="character" w:customStyle="1" w:styleId="Heading7Char">
    <w:name w:val="Heading 7 Char"/>
    <w:basedOn w:val="DefaultParagraphFont"/>
    <w:link w:val="Heading7"/>
    <w:rsid w:val="00AF21F4"/>
    <w:rPr>
      <w:rFonts w:ascii="Times New Roman" w:eastAsia="Batang" w:hAnsi="Times New Roman" w:cs="Times New Roman"/>
      <w:sz w:val="24"/>
      <w:szCs w:val="24"/>
      <w:lang w:eastAsia="fr-FR"/>
    </w:rPr>
  </w:style>
  <w:style w:type="character" w:customStyle="1" w:styleId="Heading8Char">
    <w:name w:val="Heading 8 Char"/>
    <w:basedOn w:val="DefaultParagraphFont"/>
    <w:link w:val="Heading8"/>
    <w:rsid w:val="00AF21F4"/>
    <w:rPr>
      <w:rFonts w:ascii="Times New Roman" w:eastAsia="Batang" w:hAnsi="Times New Roman" w:cs="Times New Roman"/>
      <w:i/>
      <w:iCs/>
      <w:sz w:val="24"/>
      <w:szCs w:val="24"/>
      <w:lang w:eastAsia="fr-FR"/>
    </w:rPr>
  </w:style>
  <w:style w:type="character" w:customStyle="1" w:styleId="Heading9Char">
    <w:name w:val="Heading 9 Char"/>
    <w:basedOn w:val="DefaultParagraphFont"/>
    <w:link w:val="Heading9"/>
    <w:rsid w:val="00AF21F4"/>
    <w:rPr>
      <w:rFonts w:ascii="Arial" w:eastAsia="Batang" w:hAnsi="Arial" w:cs="Arial"/>
      <w:lang w:eastAsia="fr-FR"/>
    </w:rPr>
  </w:style>
  <w:style w:type="paragraph" w:customStyle="1" w:styleId="BodyText1">
    <w:name w:val="Body Text1"/>
    <w:rsid w:val="00AF21F4"/>
    <w:pPr>
      <w:spacing w:after="120" w:line="240" w:lineRule="auto"/>
      <w:jc w:val="both"/>
    </w:pPr>
    <w:rPr>
      <w:rFonts w:ascii="Arial" w:eastAsia="ヒラギノ角ゴ Pro W3" w:hAnsi="Arial" w:cs="Times New Roman"/>
      <w:color w:val="000000"/>
      <w:kern w:val="1"/>
      <w:sz w:val="20"/>
      <w:szCs w:val="20"/>
    </w:rPr>
  </w:style>
  <w:style w:type="paragraph" w:customStyle="1" w:styleId="Vinheta">
    <w:name w:val="Vinheta"/>
    <w:basedOn w:val="Normal"/>
    <w:rsid w:val="00563929"/>
    <w:pPr>
      <w:tabs>
        <w:tab w:val="center" w:pos="4419"/>
        <w:tab w:val="right" w:pos="8838"/>
      </w:tabs>
      <w:spacing w:line="360" w:lineRule="auto"/>
      <w:jc w:val="center"/>
    </w:pPr>
    <w:rPr>
      <w:rFonts w:ascii="Tahoma" w:hAnsi="Tahoma"/>
      <w:b/>
      <w:bCs/>
      <w:caps/>
      <w:color w:val="FF0000"/>
      <w:sz w:val="20"/>
      <w:szCs w:val="20"/>
    </w:rPr>
  </w:style>
  <w:style w:type="character" w:customStyle="1" w:styleId="ProfessoraovivoAltP">
    <w:name w:val="Professor ao vivo (Alt P)"/>
    <w:rsid w:val="00563929"/>
    <w:rPr>
      <w:rFonts w:ascii="Tahoma" w:hAnsi="Tahoma" w:cs="Tahoma" w:hint="default"/>
      <w:b/>
      <w:bCs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784F2A"/>
    <w:pPr>
      <w:spacing w:after="100" w:line="276" w:lineRule="auto"/>
      <w:ind w:left="6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784F2A"/>
    <w:pPr>
      <w:spacing w:after="100" w:line="276" w:lineRule="auto"/>
      <w:ind w:left="8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784F2A"/>
    <w:pPr>
      <w:spacing w:after="100" w:line="276" w:lineRule="auto"/>
      <w:ind w:left="1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784F2A"/>
    <w:pPr>
      <w:spacing w:after="100" w:line="276" w:lineRule="auto"/>
      <w:ind w:left="13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784F2A"/>
    <w:pPr>
      <w:spacing w:after="100" w:line="276" w:lineRule="auto"/>
      <w:ind w:left="15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784F2A"/>
    <w:pPr>
      <w:spacing w:after="100" w:line="276" w:lineRule="auto"/>
      <w:ind w:left="1760"/>
    </w:pPr>
    <w:rPr>
      <w:rFonts w:asciiTheme="minorHAnsi" w:eastAsiaTheme="minorEastAsia" w:hAnsiTheme="minorHAnsi" w:cstheme="minorBidi"/>
      <w:szCs w:val="22"/>
    </w:rPr>
  </w:style>
  <w:style w:type="paragraph" w:customStyle="1" w:styleId="Default">
    <w:name w:val="Default"/>
    <w:rsid w:val="008D3415"/>
    <w:pPr>
      <w:autoSpaceDE w:val="0"/>
      <w:autoSpaceDN w:val="0"/>
      <w:adjustRightInd w:val="0"/>
      <w:spacing w:after="0" w:line="240" w:lineRule="auto"/>
    </w:pPr>
    <w:rPr>
      <w:rFonts w:ascii="Myriad Pro Light" w:hAnsi="Myriad Pro Light" w:cs="Myriad Pro Light"/>
      <w:color w:val="000000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FE4CDA"/>
    <w:pPr>
      <w:spacing w:line="221" w:lineRule="atLeast"/>
    </w:pPr>
    <w:rPr>
      <w:rFonts w:ascii="WWZMOQ+Swiss721BT-RomanCondense" w:hAnsi="WWZMOQ+Swiss721BT-RomanCondense" w:cstheme="minorBidi"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EC1ABF"/>
    <w:pPr>
      <w:spacing w:after="200"/>
      <w:jc w:val="both"/>
    </w:pPr>
    <w:rPr>
      <w:i/>
      <w:iCs/>
      <w:color w:val="1F497D" w:themeColor="text2"/>
      <w:sz w:val="18"/>
      <w:szCs w:val="18"/>
    </w:rPr>
  </w:style>
  <w:style w:type="table" w:styleId="GridTable1Light-Accent6">
    <w:name w:val="Grid Table 1 Light Accent 6"/>
    <w:basedOn w:val="TableNormal"/>
    <w:uiPriority w:val="46"/>
    <w:rsid w:val="0032714E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ibliography">
    <w:name w:val="Bibliography"/>
    <w:basedOn w:val="Normal"/>
    <w:next w:val="Normal"/>
    <w:uiPriority w:val="37"/>
    <w:unhideWhenUsed/>
    <w:rsid w:val="00184D67"/>
    <w:pPr>
      <w:spacing w:line="360" w:lineRule="auto"/>
      <w:jc w:val="both"/>
    </w:pPr>
  </w:style>
  <w:style w:type="table" w:styleId="GridTable6Colorful-Accent6">
    <w:name w:val="Grid Table 6 Colorful Accent 6"/>
    <w:basedOn w:val="TableNormal"/>
    <w:uiPriority w:val="51"/>
    <w:rsid w:val="0084066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771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13D5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what-you-getitem">
    <w:name w:val="what-you-get__item"/>
    <w:basedOn w:val="Normal"/>
    <w:rsid w:val="00180736"/>
    <w:pPr>
      <w:spacing w:before="100" w:beforeAutospacing="1" w:after="100" w:afterAutospacing="1"/>
    </w:pPr>
  </w:style>
  <w:style w:type="character" w:customStyle="1" w:styleId="what-you-gettext">
    <w:name w:val="what-you-get__text"/>
    <w:basedOn w:val="DefaultParagraphFont"/>
    <w:rsid w:val="00180736"/>
  </w:style>
  <w:style w:type="character" w:styleId="Emphasis">
    <w:name w:val="Emphasis"/>
    <w:basedOn w:val="DefaultParagraphFont"/>
    <w:uiPriority w:val="20"/>
    <w:qFormat/>
    <w:rsid w:val="00EB476A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3E699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661D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3F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FEE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FootnoteReference">
    <w:name w:val="footnote reference"/>
    <w:basedOn w:val="DefaultParagraphFont"/>
    <w:uiPriority w:val="99"/>
    <w:semiHidden/>
    <w:unhideWhenUsed/>
    <w:rsid w:val="005E3FEE"/>
    <w:rPr>
      <w:vertAlign w:val="superscript"/>
    </w:rPr>
  </w:style>
  <w:style w:type="table" w:styleId="GridTable4">
    <w:name w:val="Grid Table 4"/>
    <w:basedOn w:val="TableNormal"/>
    <w:uiPriority w:val="49"/>
    <w:rsid w:val="0029741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trabalho">
    <w:name w:val="trabalho"/>
    <w:basedOn w:val="Normal"/>
    <w:link w:val="trabalhoChar"/>
    <w:qFormat/>
    <w:rsid w:val="003A2D8A"/>
    <w:pPr>
      <w:spacing w:line="360" w:lineRule="auto"/>
    </w:pPr>
    <w:rPr>
      <w:rFonts w:cs="Arial"/>
      <w:bCs/>
      <w:szCs w:val="22"/>
    </w:rPr>
  </w:style>
  <w:style w:type="character" w:customStyle="1" w:styleId="trabalhoChar">
    <w:name w:val="trabalho Char"/>
    <w:basedOn w:val="DefaultParagraphFont"/>
    <w:link w:val="trabalho"/>
    <w:rsid w:val="003A2D8A"/>
    <w:rPr>
      <w:rFonts w:ascii="Arial" w:eastAsia="Times New Roman" w:hAnsi="Arial" w:cs="Arial"/>
      <w:bCs/>
      <w:lang w:eastAsia="pt-BR"/>
    </w:rPr>
  </w:style>
  <w:style w:type="character" w:customStyle="1" w:styleId="n">
    <w:name w:val="n"/>
    <w:basedOn w:val="DefaultParagraphFont"/>
    <w:rsid w:val="003A2D8A"/>
  </w:style>
  <w:style w:type="character" w:customStyle="1" w:styleId="o">
    <w:name w:val="o"/>
    <w:basedOn w:val="DefaultParagraphFont"/>
    <w:rsid w:val="003A2D8A"/>
  </w:style>
  <w:style w:type="character" w:customStyle="1" w:styleId="p">
    <w:name w:val="p"/>
    <w:basedOn w:val="DefaultParagraphFont"/>
    <w:rsid w:val="003A2D8A"/>
  </w:style>
  <w:style w:type="character" w:customStyle="1" w:styleId="mi">
    <w:name w:val="mi"/>
    <w:basedOn w:val="DefaultParagraphFont"/>
    <w:rsid w:val="003A2D8A"/>
  </w:style>
  <w:style w:type="character" w:customStyle="1" w:styleId="s1">
    <w:name w:val="s1"/>
    <w:basedOn w:val="DefaultParagraphFont"/>
    <w:rsid w:val="003A2D8A"/>
  </w:style>
  <w:style w:type="character" w:customStyle="1" w:styleId="s2">
    <w:name w:val="s2"/>
    <w:basedOn w:val="DefaultParagraphFont"/>
    <w:rsid w:val="003A2D8A"/>
  </w:style>
  <w:style w:type="character" w:customStyle="1" w:styleId="kn">
    <w:name w:val="kn"/>
    <w:basedOn w:val="DefaultParagraphFont"/>
    <w:rsid w:val="005510FA"/>
  </w:style>
  <w:style w:type="character" w:customStyle="1" w:styleId="nn">
    <w:name w:val="nn"/>
    <w:basedOn w:val="DefaultParagraphFont"/>
    <w:rsid w:val="005510FA"/>
  </w:style>
  <w:style w:type="character" w:customStyle="1" w:styleId="c1">
    <w:name w:val="c1"/>
    <w:basedOn w:val="DefaultParagraphFont"/>
    <w:rsid w:val="005510FA"/>
  </w:style>
  <w:style w:type="character" w:customStyle="1" w:styleId="k">
    <w:name w:val="k"/>
    <w:basedOn w:val="DefaultParagraphFont"/>
    <w:rsid w:val="005510FA"/>
  </w:style>
  <w:style w:type="character" w:customStyle="1" w:styleId="kc">
    <w:name w:val="kc"/>
    <w:basedOn w:val="DefaultParagraphFont"/>
    <w:rsid w:val="005510FA"/>
  </w:style>
  <w:style w:type="table" w:customStyle="1" w:styleId="Tabelacomgrade1">
    <w:name w:val="Tabela com grade1"/>
    <w:basedOn w:val="TableNormal"/>
    <w:next w:val="TableGrid"/>
    <w:uiPriority w:val="39"/>
    <w:rsid w:val="005510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a">
    <w:name w:val="sa"/>
    <w:basedOn w:val="DefaultParagraphFont"/>
    <w:rsid w:val="00551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6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1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76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926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96749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97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931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040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87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413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9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4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03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2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1589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4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3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057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5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32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1792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0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DEDFE0"/>
                        <w:left w:val="single" w:sz="6" w:space="11" w:color="DEDFE0"/>
                        <w:bottom w:val="single" w:sz="6" w:space="8" w:color="DEDFE0"/>
                        <w:right w:val="single" w:sz="6" w:space="11" w:color="DEDFE0"/>
                      </w:divBdr>
                      <w:divsChild>
                        <w:div w:id="122730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194833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8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microsoft.com/office/2016/09/relationships/commentsIds" Target="commentsIds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microsoft.com/office/2011/relationships/commentsExtended" Target="commentsExtended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comments" Target="comments.xml"/><Relationship Id="rId43" Type="http://schemas.openxmlformats.org/officeDocument/2006/relationships/hyperlink" Target="https://paulovasconcellos.com.br/como-saber-se-seu-modelo-de-machine-learning-est%C3%A1-funcionando-mesmo-a5892f6468b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microsoft.com/office/2011/relationships/people" Target="people.xml"/><Relationship Id="rId20" Type="http://schemas.openxmlformats.org/officeDocument/2006/relationships/chart" Target="charts/chart1.xml"/><Relationship Id="rId41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Crescimento do preço do iPhone conforme aumenta tecnologia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iPhone 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5 tecnologias a mais</c:v>
                </c:pt>
                <c:pt idx="1">
                  <c:v>6 tecnologias a mais</c:v>
                </c:pt>
                <c:pt idx="2">
                  <c:v>7 tecnologias a mais</c:v>
                </c:pt>
                <c:pt idx="3">
                  <c:v>8 tecnologias a mais</c:v>
                </c:pt>
                <c:pt idx="4">
                  <c:v>9 tecnologias a mais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5</c:v>
                </c:pt>
                <c:pt idx="1">
                  <c:v>12</c:v>
                </c:pt>
                <c:pt idx="2">
                  <c:v>14</c:v>
                </c:pt>
                <c:pt idx="3">
                  <c:v>15</c:v>
                </c:pt>
                <c:pt idx="4">
                  <c:v>15.5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0C-4EA9-BB61-000CB1995EC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18385807"/>
        <c:axId val="379795679"/>
      </c:lineChart>
      <c:catAx>
        <c:axId val="5183858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79795679"/>
        <c:crosses val="autoZero"/>
        <c:auto val="1"/>
        <c:lblAlgn val="ctr"/>
        <c:lblOffset val="100"/>
        <c:noMultiLvlLbl val="0"/>
      </c:catAx>
      <c:valAx>
        <c:axId val="379795679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Crescimento do preço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crossAx val="518385807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dk1">
                <a:lumMod val="35000"/>
                <a:lumOff val="6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USP12</b:Tag>
    <b:SourceType>InternetSite</b:SourceType>
    <b:Guid>{49B7720E-0339-4612-9707-76A65D00F9AE}</b:Guid>
    <b:Author>
      <b:Author>
        <b:NameList>
          <b:Person>
            <b:Last>USP</b:Last>
          </b:Person>
        </b:NameList>
      </b:Author>
    </b:Author>
    <b:Title>Variáveis, Expressões e Comandos</b:Title>
    <b:Year>2012</b:Year>
    <b:URL>https://panda.ime.usp.br/pensepy/static/pensepy/02-Conceitos/conceitos.html</b:URL>
    <b:RefOrder>1</b:RefOrder>
  </b:Source>
  <b:Source>
    <b:Tag>Gus15</b:Tag>
    <b:SourceType>InternetSite</b:SourceType>
    <b:Guid>{1B128FDA-1D84-4D7E-AA32-9B31B38E1ACC}</b:Guid>
    <b:Author>
      <b:Author>
        <b:NameList>
          <b:Person>
            <b:Last>Torres</b:Last>
            <b:First>Gustavo</b:First>
          </b:Person>
        </b:NameList>
      </b:Author>
    </b:Author>
    <b:Title>Networking para todos – 6 dicas para aproveitar sua rede de contatos... - Veja mais em https://prepareseparaovestibular.blogosfera.uol.com.br/2014/09/30/networking-para-todos-6-dicas-para-aproveitar-sua-rede-de-contatos/?cmpid=copiaecola</b:Title>
    <b:Year>2015</b:Year>
    <b:URL>Figura 1https://prepareseparaovestibular.blogosfera.uol.com.br/2014/09/30/networking-para-todos-6-dicas-para-aproveitar-sua-rede-de-contatos/</b:URL>
    <b:RefOrder>2</b:RefOrder>
  </b:Source>
  <b:Source>
    <b:Tag>And18</b:Tag>
    <b:SourceType>InternetSite</b:SourceType>
    <b:Guid>{948C3D98-E0B6-4201-A660-C1A74A7F6ED7}</b:Guid>
    <b:Author>
      <b:Author>
        <b:NameList>
          <b:Person>
            <b:Last>C.</b:Last>
            <b:First>Andrade.</b:First>
          </b:Person>
        </b:NameList>
      </b:Author>
    </b:Author>
    <b:Title>Veja como instalar Python!</b:Title>
    <b:Year>2018</b:Year>
    <b:URL>https://www.youtube.com/watch?v=EDp2WtLcKcc&amp;feature=youtu.be</b:URL>
    <b:RefOrder>11</b:RefOrder>
  </b:Source>
  <b:Source>
    <b:Tag>Joh85</b:Tag>
    <b:SourceType>Book</b:SourceType>
    <b:Guid>{B5D1770A-13F9-431C-898D-AAD3E128D29C}</b:Guid>
    <b:Author>
      <b:Author>
        <b:NameList>
          <b:Person>
            <b:Last>Haugeland</b:Last>
            <b:First>John</b:First>
          </b:Person>
        </b:NameList>
      </b:Author>
    </b:Author>
    <b:Title>Artificial Intelligence: The Very Idea</b:Title>
    <b:Year>1985</b:Year>
    <b:City>Cambridge</b:City>
    <b:Publisher>MIT Press</b:Publisher>
    <b:RefOrder>3</b:RefOrder>
  </b:Source>
  <b:Source>
    <b:Tag>Ray90</b:Tag>
    <b:SourceType>Book</b:SourceType>
    <b:Guid>{BC1E118D-9AA9-4C92-A646-95312DE6532B}</b:Guid>
    <b:Author>
      <b:Author>
        <b:NameList>
          <b:Person>
            <b:Last>Kurzweil</b:Last>
            <b:First>Raymond</b:First>
          </b:Person>
        </b:NameList>
      </b:Author>
    </b:Author>
    <b:Title>The Age of Intelligent Machines</b:Title>
    <b:Year>1990</b:Year>
    <b:City>Cambridge</b:City>
    <b:Publisher>MIT Press</b:Publisher>
    <b:RefOrder>4</b:RefOrder>
  </b:Source>
  <b:Source>
    <b:Tag>Ela88</b:Tag>
    <b:SourceType>Book</b:SourceType>
    <b:Guid>{394F9D4F-ED37-4476-B38F-E5CD36421598}</b:Guid>
    <b:Author>
      <b:Author>
        <b:NameList>
          <b:Person>
            <b:Last>Rich</b:Last>
            <b:First>Elaine</b:First>
          </b:Person>
        </b:NameList>
      </b:Author>
    </b:Author>
    <b:Title>Inteligência Artificial</b:Title>
    <b:Year>1991</b:Year>
    <b:City>São Paulo:</b:City>
    <b:Publisher>McGraw-Hill</b:Publisher>
    <b:RefOrder>5</b:RefOrder>
  </b:Source>
  <b:Source>
    <b:Tag>Tur50</b:Tag>
    <b:SourceType>Book</b:SourceType>
    <b:Guid>{08D2F747-3AF8-490E-BC48-E38CB204B772}</b:Guid>
    <b:Author>
      <b:Author>
        <b:NameList>
          <b:Person>
            <b:Last>Turing</b:Last>
            <b:First>Allan</b:First>
          </b:Person>
        </b:NameList>
      </b:Author>
    </b:Author>
    <b:Title>Computing Machinery and Intelligence</b:Title>
    <b:Year>1950</b:Year>
    <b:City>Oxford</b:City>
    <b:Publisher> Oxford University</b:Publisher>
    <b:RefOrder>7</b:RefOrder>
  </b:Source>
  <b:Source>
    <b:Tag>Pau17</b:Tag>
    <b:SourceType>InternetSite</b:SourceType>
    <b:Guid>{0D2508D0-A9D0-45A5-B129-724CAFEDB545}</b:Guid>
    <b:Title>Como criar seu primeiro projeto de data science</b:Title>
    <b:Year>2017</b:Year>
    <b:Author>
      <b:Author>
        <b:NameList>
          <b:Person>
            <b:Last>Vasconcellos</b:Last>
            <b:First>Paulo</b:First>
          </b:Person>
        </b:NameList>
      </b:Author>
    </b:Author>
    <b:InternetSiteTitle>https://paulovasconcellos.com.br/como-criar-seu-primeiro-projeto-de-data-science-parte-2-de-2-cb9a2fe05eff</b:InternetSiteTitle>
    <b:URL>https://paulovasconcellos.com.br/como-criar-seu-primeiro-projeto-de-data-science-parte-2-de-2-cb9a2fe05eff</b:URL>
    <b:RefOrder>8</b:RefOrder>
  </b:Source>
  <b:Source xmlns:b="http://schemas.openxmlformats.org/officeDocument/2006/bibliography">
    <b:Tag>INE18</b:Tag>
    <b:SourceType>InternetSite</b:SourceType>
    <b:Guid>{645BB6AD-A8A3-4023-8B1E-BAE428CB68CB}</b:Guid>
    <b:Author>
      <b:Author>
        <b:NameList>
          <b:Person>
            <b:Last>(INEMA)</b:Last>
            <b:First>Instituto</b:First>
            <b:Middle>do Meio Ambiente e Recursos Hídricos da Bahia</b:Middle>
          </b:Person>
        </b:NameList>
      </b:Author>
    </b:Author>
    <b:Title>Estado da balneabilidade da costa baiana</b:Title>
    <b:Year>2018</b:Year>
    <b:URL>https://brasil.io/dataset/balneabilidade-bahia/balneabilidade</b:URL>
    <b:RefOrder>12</b:RefOrder>
  </b:Source>
  <b:Source>
    <b:Tag>EspaçoReservado1</b:Tag>
    <b:SourceType>InternetSite</b:SourceType>
    <b:Guid>{D7671A0D-2F67-4B24-BD17-3526710B7203}</b:Guid>
    <b:Author>
      <b:Author>
        <b:NameList>
          <b:Person>
            <b:Last>(CNJ)</b:Last>
            <b:First>Conselho</b:First>
            <b:Middle>Nacional de Justiça do Brasil</b:Middle>
          </b:Person>
        </b:NameList>
      </b:Author>
    </b:Author>
    <b:Title>Salários dos Magistrados</b:Title>
    <b:Year>2017</b:Year>
    <b:URL>https://brasil.io/dataset/salarios-magistrados/contracheque</b:URL>
    <b:Month>Novembro</b:Month>
    <b:RefOrder>9</b:RefOrder>
  </b:Source>
  <b:Source>
    <b:Tag>Rus</b:Tag>
    <b:SourceType>Book</b:SourceType>
    <b:Guid>{6C14D2C0-B8CE-46D3-B19A-5136D70E17D7}</b:Guid>
    <b:Author>
      <b:Author>
        <b:NameList>
          <b:Person>
            <b:Last>Russell</b:Last>
            <b:First>Stuart ‎</b:First>
          </b:Person>
          <b:Person>
            <b:Last>Norvig</b:Last>
            <b:First>Peter </b:First>
          </b:Person>
        </b:NameList>
      </b:Author>
    </b:Author>
    <b:Title>An Introduction to Artificial Intelligence: Can Computers Think?</b:Title>
    <b:Year>1978</b:Year>
    <b:City>São Francisco</b:City>
    <b:Publisher>Boyd &amp; Fraser Publishing Company</b:Publisher>
    <b:RefOrder>6</b:RefOrder>
  </b:Source>
  <b:Source>
    <b:Tag>Cha85</b:Tag>
    <b:SourceType>Book</b:SourceType>
    <b:Guid>{17CD4F1A-9921-40AC-A1E8-5C7E18A32F23}</b:Guid>
    <b:Author>
      <b:Author>
        <b:NameList>
          <b:Person>
            <b:Last>Charniak</b:Last>
            <b:First>Eugene</b:First>
          </b:Person>
          <b:Person>
            <b:Last>Mcdermott</b:Last>
            <b:First>Drew</b:First>
          </b:Person>
        </b:NameList>
      </b:Author>
    </b:Author>
    <b:Title>A Bayesian Model of Plan Recognition.</b:Title>
    <b:Year>1985</b:Year>
    <b:City>Massachusetts</b:City>
    <b:Publisher>Addison-Wesley</b:Publisher>
    <b:RefOrder>13</b:RefOrder>
  </b:Source>
  <b:Source>
    <b:Tag>Poo88</b:Tag>
    <b:SourceType>Book</b:SourceType>
    <b:Guid>{CF93F579-13AF-479B-A5C5-CDE7E5109940}</b:Guid>
    <b:Author>
      <b:Author>
        <b:NameList>
          <b:Person>
            <b:Last>Poole</b:Last>
            <b:First>David</b:First>
          </b:Person>
          <b:Person>
            <b:Last>Mackworth</b:Last>
            <b:First>Alan</b:First>
          </b:Person>
          <b:Person>
            <b:Last>Goebel</b:Last>
            <b:First>Randy</b:First>
          </b:Person>
        </b:NameList>
      </b:Author>
    </b:Author>
    <b:Title>Computational Intelligence: A Logical Approach</b:Title>
    <b:Year>1988</b:Year>
    <b:City>Oxford</b:City>
    <b:Publisher>Oxford University</b:Publisher>
    <b:RefOrder>14</b:RefOrder>
  </b:Source>
  <b:Source>
    <b:Tag>Jos18</b:Tag>
    <b:SourceType>InternetSite</b:SourceType>
    <b:Guid>{442CB323-3D93-411E-B46A-EC71EDFE08C0}</b:Guid>
    <b:Author>
      <b:Author>
        <b:NameList>
          <b:Person>
            <b:Last>Ítalo</b:Last>
            <b:First>José</b:First>
          </b:Person>
        </b:NameList>
      </b:Author>
    </b:Author>
    <b:Title>Tipos de dados do seu dataset</b:Title>
    <b:Year>2018</b:Year>
    <b:Month>Fevereiro</b:Month>
    <b:URL>https://medium.com/brasil-ai/antes-de-come%C3%A7armos-a-falar-sobre-tipos-de-aprendizados-que-veremos-no-pr%C3%B3ximo-artigo-%C3%A9-ea5b04685913</b:URL>
    <b:RefOrder>15</b:RefOrder>
  </b:Source>
  <b:Source>
    <b:Tag>UCI</b:Tag>
    <b:SourceType>InternetSite</b:SourceType>
    <b:Guid>{4F06E555-12DB-4289-A991-EB7750243E42}</b:Guid>
    <b:Author>
      <b:Author>
        <b:NameList>
          <b:Person>
            <b:Last>UCI</b:Last>
          </b:Person>
        </b:NameList>
      </b:Author>
    </b:Author>
    <b:Title>Glass Identification Data Set</b:Title>
    <b:URL>https://archive.ics.uci.edu/ml/datasets/Glass+Identification</b:URL>
    <b:RefOrder>16</b:RefOrder>
  </b:Source>
  <b:Source>
    <b:Tag>Kag16</b:Tag>
    <b:SourceType>InternetSite</b:SourceType>
    <b:Guid>{850A8BD8-7265-4E28-98AF-9AC5C038560F}</b:Guid>
    <b:Author>
      <b:Author>
        <b:NameList>
          <b:Person>
            <b:Last>Kaggle</b:Last>
          </b:Person>
        </b:NameList>
      </b:Author>
    </b:Author>
    <b:Title>Glass Classification</b:Title>
    <b:Year>2016</b:Year>
    <b:URL>https://www.kaggle.com/uciml/glass</b:URL>
    <b:RefOrder>10</b:RefOrder>
  </b:Source>
</b:Sources>
</file>

<file path=customXml/itemProps1.xml><?xml version="1.0" encoding="utf-8"?>
<ds:datastoreItem xmlns:ds="http://schemas.openxmlformats.org/officeDocument/2006/customXml" ds:itemID="{F55D7CAA-F9B5-4A0A-BD49-CCF6A5A0E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31</Pages>
  <Words>4662</Words>
  <Characters>25179</Characters>
  <Application>Microsoft Office Word</Application>
  <DocSecurity>0</DocSecurity>
  <Lines>209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Grupo Positivo</Company>
  <LinksUpToDate>false</LinksUpToDate>
  <CharactersWithSpaces>29782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Josiane</dc:creator>
  <cp:keywords/>
  <dc:description/>
  <cp:lastModifiedBy>Luiza email pessoal</cp:lastModifiedBy>
  <cp:revision>22</cp:revision>
  <dcterms:created xsi:type="dcterms:W3CDTF">2019-01-25T12:16:00Z</dcterms:created>
  <dcterms:modified xsi:type="dcterms:W3CDTF">2019-01-25T22:43:00Z</dcterms:modified>
</cp:coreProperties>
</file>